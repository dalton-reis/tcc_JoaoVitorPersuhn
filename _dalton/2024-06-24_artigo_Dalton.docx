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77777777" w:rsidR="00BB3651" w:rsidRDefault="00BB3651" w:rsidP="00BB3651">
      <w:pPr>
        <w:pStyle w:val="TF-TTULOTCC"/>
      </w:pPr>
      <w:commentRangeStart w:id="0"/>
      <w:r w:rsidRPr="00BB3651">
        <w:t xml:space="preserve">INSTRUÇÕES </w:t>
      </w:r>
      <w:commentRangeEnd w:id="0"/>
      <w:r w:rsidR="002D1ED2">
        <w:rPr>
          <w:rStyle w:val="Refdecomentrio"/>
          <w:b w:val="0"/>
          <w:caps w:val="0"/>
        </w:rPr>
        <w:commentReference w:id="0"/>
      </w:r>
      <w:r w:rsidRPr="00BB3651">
        <w:t xml:space="preserve">PARA O ARTIGO DO TRABALHO </w:t>
      </w:r>
      <w:r>
        <w:t>DE CONCLUSÃO DE CURSO – BCC</w:t>
      </w:r>
    </w:p>
    <w:p w14:paraId="6305AA89" w14:textId="75FF8204" w:rsidR="00BB3651" w:rsidRDefault="006B63DE" w:rsidP="005E4D96">
      <w:pPr>
        <w:pStyle w:val="TF-AUTORES"/>
        <w:rPr>
          <w:b w:val="0"/>
          <w:lang w:val="pt-BR"/>
        </w:rPr>
      </w:pPr>
      <w:r>
        <w:rPr>
          <w:lang w:val="pt-BR"/>
        </w:rPr>
        <w:t>João Vitor Persuhn</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43E7FDB" w:rsidR="00EC5071" w:rsidRPr="00EC5071" w:rsidRDefault="008A4FA9" w:rsidP="00EC5071">
      <w:pPr>
        <w:pStyle w:val="TF-EMAIL"/>
      </w:pPr>
      <w:r>
        <w:t>jvpersuhn</w:t>
      </w:r>
      <w:r w:rsidR="00EC5071">
        <w:t>@furb.br</w:t>
      </w:r>
      <w:r w:rsidR="00EC5071" w:rsidRPr="00EC5071">
        <w:t xml:space="preserve">, </w:t>
      </w:r>
      <w:r>
        <w:t>dalton</w:t>
      </w:r>
      <w:r w:rsidR="00EC5071">
        <w:t>@furb.br</w:t>
      </w:r>
    </w:p>
    <w:p w14:paraId="0BBDE8E3" w14:textId="16E62399" w:rsidR="00F255FC" w:rsidRPr="008A4FA9" w:rsidRDefault="005E4D96" w:rsidP="005E4D96">
      <w:pPr>
        <w:pStyle w:val="TF-RESUMO"/>
      </w:pPr>
      <w:r w:rsidRPr="005E4D96">
        <w:rPr>
          <w:b/>
        </w:rPr>
        <w:t>Resumo:</w:t>
      </w:r>
      <w:r>
        <w:t xml:space="preserve"> </w:t>
      </w:r>
      <w:r w:rsidR="008A4FA9" w:rsidRPr="008A4FA9">
        <w:rPr>
          <w:color w:val="000000"/>
          <w:szCs w:val="20"/>
        </w:rPr>
        <w:t xml:space="preserve">Através da Ciência da Computação, Realidade Aumentada, Vuforia e o Xadrez, este projeto visa a inclusão do jogo de tabuleiro na vida de variados grupos de pessoas com o foco na interação. A criação deste jogo multijogador através da plataforma Unity em modo </w:t>
      </w:r>
      <w:commentRangeStart w:id="1"/>
      <w:r w:rsidR="008A4FA9" w:rsidRPr="008A4FA9">
        <w:rPr>
          <w:color w:val="000000"/>
          <w:szCs w:val="20"/>
        </w:rPr>
        <w:t>multijogador</w:t>
      </w:r>
      <w:commentRangeEnd w:id="1"/>
      <w:r w:rsidR="002D1ED2">
        <w:rPr>
          <w:rStyle w:val="Refdecomentrio"/>
          <w:i w:val="0"/>
        </w:rPr>
        <w:commentReference w:id="1"/>
      </w:r>
      <w:r w:rsidR="008A4FA9" w:rsidRPr="008A4FA9">
        <w:rPr>
          <w:color w:val="000000"/>
          <w:szCs w:val="20"/>
        </w:rPr>
        <w:t>, sendo com hospedagem local ou através da internet, procura a interação tanto de pessoas novas na atividade, contando com o ensino através de uma interface que revela as posições que podem ser jogadas, quanto de pessoas</w:t>
      </w:r>
      <w:del w:id="2" w:author="Dalton Solano dos Reis" w:date="2024-06-25T10:25:00Z">
        <w:r w:rsidR="008A4FA9" w:rsidRPr="008A4FA9" w:rsidDel="002D1ED2">
          <w:rPr>
            <w:color w:val="000000"/>
            <w:szCs w:val="20"/>
          </w:rPr>
          <w:delText> </w:delText>
        </w:r>
      </w:del>
      <w:r w:rsidR="008A4FA9" w:rsidRPr="008A4FA9">
        <w:rPr>
          <w:color w:val="000000"/>
          <w:szCs w:val="20"/>
        </w:rPr>
        <w:t xml:space="preserve"> que já praticam </w:t>
      </w:r>
      <w:ins w:id="3" w:author="Dalton Solano dos Reis" w:date="2024-06-25T10:26:00Z">
        <w:r w:rsidR="002D1ED2">
          <w:rPr>
            <w:color w:val="000000"/>
            <w:szCs w:val="20"/>
          </w:rPr>
          <w:t>o</w:t>
        </w:r>
      </w:ins>
      <w:del w:id="4" w:author="Dalton Solano dos Reis" w:date="2024-06-25T10:26:00Z">
        <w:r w:rsidR="008A4FA9" w:rsidRPr="008A4FA9" w:rsidDel="002D1ED2">
          <w:rPr>
            <w:color w:val="000000"/>
            <w:szCs w:val="20"/>
          </w:rPr>
          <w:delText>a</w:delText>
        </w:r>
      </w:del>
      <w:r w:rsidR="008A4FA9" w:rsidRPr="008A4FA9">
        <w:rPr>
          <w:color w:val="000000"/>
          <w:szCs w:val="20"/>
        </w:rPr>
        <w:t xml:space="preserve"> mesm</w:t>
      </w:r>
      <w:ins w:id="5" w:author="Dalton Solano dos Reis" w:date="2024-06-25T10:26:00Z">
        <w:r w:rsidR="002D1ED2">
          <w:rPr>
            <w:color w:val="000000"/>
            <w:szCs w:val="20"/>
          </w:rPr>
          <w:t>o</w:t>
        </w:r>
      </w:ins>
      <w:del w:id="6" w:author="Dalton Solano dos Reis" w:date="2024-06-25T10:26:00Z">
        <w:r w:rsidR="008A4FA9" w:rsidRPr="008A4FA9" w:rsidDel="002D1ED2">
          <w:rPr>
            <w:color w:val="000000"/>
            <w:szCs w:val="20"/>
          </w:rPr>
          <w:delText>a</w:delText>
        </w:r>
      </w:del>
      <w:r w:rsidR="008A4FA9" w:rsidRPr="008A4FA9">
        <w:rPr>
          <w:color w:val="000000"/>
          <w:szCs w:val="20"/>
        </w:rPr>
        <w:t xml:space="preserve">, com seu diferencial de identidade visual e relacionamento com o mundo real e virtual. Ao final foram coletadas informações dos usuários sobre vários aspectos do projeto final. </w:t>
      </w:r>
      <w:commentRangeStart w:id="7"/>
      <w:r w:rsidR="008A4FA9" w:rsidRPr="008A4FA9">
        <w:rPr>
          <w:color w:val="000000"/>
          <w:szCs w:val="20"/>
        </w:rPr>
        <w:t>Foi concluído que a RA aumentou tanto o interesse quanto trouxe facilidade no aprendizado do jogo</w:t>
      </w:r>
      <w:commentRangeEnd w:id="7"/>
      <w:r w:rsidR="002D1ED2">
        <w:rPr>
          <w:rStyle w:val="Refdecomentrio"/>
          <w:i w:val="0"/>
        </w:rPr>
        <w:commentReference w:id="7"/>
      </w:r>
      <w:ins w:id="8" w:author="Dalton Solano dos Reis" w:date="2024-06-25T10:26:00Z">
        <w:r w:rsidR="002D1ED2">
          <w:rPr>
            <w:color w:val="000000"/>
            <w:szCs w:val="20"/>
          </w:rPr>
          <w:t>.</w:t>
        </w:r>
      </w:ins>
    </w:p>
    <w:p w14:paraId="0F9BF9BA" w14:textId="04028EFE" w:rsidR="00F255FC" w:rsidRPr="002879A7" w:rsidRDefault="00F255FC" w:rsidP="002879A7">
      <w:pPr>
        <w:pStyle w:val="TF-PALAVRASCHAVE"/>
      </w:pPr>
      <w:r w:rsidRPr="002879A7">
        <w:rPr>
          <w:b/>
        </w:rPr>
        <w:t>Palavras-chave</w:t>
      </w:r>
      <w:r w:rsidRPr="002879A7">
        <w:t xml:space="preserve">: </w:t>
      </w:r>
      <w:r w:rsidR="008A4FA9" w:rsidRPr="008A4FA9">
        <w:rPr>
          <w:color w:val="000000"/>
          <w:szCs w:val="20"/>
        </w:rPr>
        <w:t>Xadrez. Realidade Aumentada.</w:t>
      </w:r>
      <w:ins w:id="9" w:author="Dalton Solano dos Reis" w:date="2024-06-25T10:27:00Z">
        <w:r w:rsidR="002D1ED2">
          <w:rPr>
            <w:color w:val="000000"/>
            <w:szCs w:val="20"/>
          </w:rPr>
          <w:t xml:space="preserve"> </w:t>
        </w:r>
      </w:ins>
      <w:r w:rsidR="008A4FA9" w:rsidRPr="008A4FA9">
        <w:rPr>
          <w:color w:val="000000"/>
          <w:szCs w:val="20"/>
        </w:rPr>
        <w:t>Vuforia. Unity.</w:t>
      </w:r>
    </w:p>
    <w:p w14:paraId="6DC7FCF4" w14:textId="77777777" w:rsidR="00D804E0" w:rsidRDefault="00F255FC" w:rsidP="00BE4CD4">
      <w:pPr>
        <w:pStyle w:val="Ttulo1"/>
      </w:pPr>
      <w:bookmarkStart w:id="10" w:name="_Toc511928422"/>
      <w:bookmarkStart w:id="11" w:name="_Toc420723208"/>
      <w:bookmarkStart w:id="12" w:name="_Toc482682369"/>
      <w:bookmarkStart w:id="13" w:name="_Toc54164903"/>
      <w:bookmarkStart w:id="14" w:name="_Toc54165663"/>
      <w:bookmarkStart w:id="15" w:name="_Toc54169315"/>
      <w:bookmarkStart w:id="16" w:name="_Toc96347419"/>
      <w:bookmarkStart w:id="17" w:name="_Toc96357709"/>
      <w:bookmarkStart w:id="18" w:name="_Toc96491849"/>
      <w:r w:rsidRPr="00D804E0">
        <w:t>Introdução</w:t>
      </w:r>
      <w:bookmarkEnd w:id="10"/>
    </w:p>
    <w:bookmarkEnd w:id="11"/>
    <w:bookmarkEnd w:id="12"/>
    <w:bookmarkEnd w:id="13"/>
    <w:bookmarkEnd w:id="14"/>
    <w:bookmarkEnd w:id="15"/>
    <w:bookmarkEnd w:id="16"/>
    <w:bookmarkEnd w:id="17"/>
    <w:bookmarkEnd w:id="18"/>
    <w:p w14:paraId="41B04463" w14:textId="77777777" w:rsidR="0038643B" w:rsidRDefault="0038643B" w:rsidP="0038643B">
      <w:pPr>
        <w:pStyle w:val="NormalWeb"/>
        <w:spacing w:before="120" w:beforeAutospacing="0" w:after="0" w:afterAutospacing="0"/>
        <w:ind w:firstLine="680"/>
        <w:jc w:val="both"/>
      </w:pPr>
      <w:r>
        <w:rPr>
          <w:color w:val="000000"/>
          <w:sz w:val="20"/>
          <w:szCs w:val="20"/>
        </w:rPr>
        <w:t xml:space="preserve">O xadrez é um dos jogos de tabuleiro mais jogados em todo o mundo, segundo a </w:t>
      </w:r>
      <w:proofErr w:type="spellStart"/>
      <w:r>
        <w:rPr>
          <w:color w:val="000000"/>
          <w:sz w:val="20"/>
          <w:szCs w:val="20"/>
        </w:rPr>
        <w:t>Fédération</w:t>
      </w:r>
      <w:proofErr w:type="spellEnd"/>
      <w:r>
        <w:rPr>
          <w:color w:val="000000"/>
          <w:sz w:val="20"/>
          <w:szCs w:val="20"/>
        </w:rPr>
        <w:t xml:space="preserve"> Internationale Des </w:t>
      </w:r>
      <w:proofErr w:type="spellStart"/>
      <w:r>
        <w:rPr>
          <w:color w:val="000000"/>
          <w:sz w:val="20"/>
          <w:szCs w:val="20"/>
        </w:rPr>
        <w:t>Échecs</w:t>
      </w:r>
      <w:proofErr w:type="spellEnd"/>
      <w:r>
        <w:rPr>
          <w:color w:val="000000"/>
          <w:sz w:val="20"/>
          <w:szCs w:val="20"/>
        </w:rPr>
        <w:t xml:space="preserve"> (FIDE), em 2019 existiam 352.234 jogadores registados (FIDE, 2019). Em 2019 com 5.340 jogadores, o Brasil foi o 14° colocado no ranking em número de jogadores registrados, 486 a mais em comparação ao ano de 2018 (FIDE, 2019).  Com isso se pode observar o crescimento do interesse dos brasileiros pelo jogo. Existem vários benefícios ao ensinar xadrez para crianças, podendo aumentar a concentração, auxiliar na melhora da tomada de decisões, e a visão estratégica. Essas habilidades podem ajudar no desenvolvimento da criança tanto no ambiente escolar, quanto para o resto da vida (NANU </w:t>
      </w:r>
      <w:r w:rsidRPr="002D1ED2">
        <w:rPr>
          <w:i/>
          <w:iCs/>
          <w:color w:val="000000"/>
          <w:sz w:val="20"/>
          <w:szCs w:val="20"/>
          <w:rPrChange w:id="19" w:author="Dalton Solano dos Reis" w:date="2024-06-25T10:28:00Z">
            <w:rPr>
              <w:color w:val="000000"/>
              <w:sz w:val="20"/>
              <w:szCs w:val="20"/>
            </w:rPr>
          </w:rPrChange>
        </w:rPr>
        <w:t>et al.</w:t>
      </w:r>
      <w:r>
        <w:rPr>
          <w:color w:val="000000"/>
          <w:sz w:val="20"/>
          <w:szCs w:val="20"/>
        </w:rPr>
        <w:t>, 2023). O xadrez também é uma ótima ferramenta para melhorar a socialização entre as crianças, o que possibilita uma comunicação melhor na fase adulta (SILVA, 2023).</w:t>
      </w:r>
    </w:p>
    <w:p w14:paraId="223C630F" w14:textId="63EEABA5" w:rsidR="0038643B" w:rsidRDefault="0038643B" w:rsidP="0038643B">
      <w:pPr>
        <w:pStyle w:val="NormalWeb"/>
        <w:spacing w:before="120" w:beforeAutospacing="0" w:after="0" w:afterAutospacing="0"/>
        <w:ind w:firstLine="680"/>
        <w:jc w:val="both"/>
      </w:pPr>
      <w:r>
        <w:rPr>
          <w:color w:val="000000"/>
          <w:sz w:val="20"/>
          <w:szCs w:val="20"/>
        </w:rPr>
        <w:t xml:space="preserve">Com o aumento da utilização dos jogos virtuais (principalmente no uso das plataformas digitais “chess.com” e “lichess.org”) a quantidade de jogadores de tabuleiro (inclusive o xadrez) vem diminuindo. A Realidade Aumentada (RA) pode ser uma </w:t>
      </w:r>
      <w:del w:id="20" w:author="Dalton Solano dos Reis" w:date="2024-06-25T10:29:00Z">
        <w:r w:rsidDel="002D1ED2">
          <w:rPr>
            <w:color w:val="000000"/>
            <w:sz w:val="20"/>
            <w:szCs w:val="20"/>
          </w:rPr>
          <w:delText>boa ferramenta</w:delText>
        </w:r>
      </w:del>
      <w:ins w:id="21" w:author="Dalton Solano dos Reis" w:date="2024-06-25T10:29:00Z">
        <w:r w:rsidR="002D1ED2">
          <w:rPr>
            <w:color w:val="000000"/>
            <w:sz w:val="20"/>
            <w:szCs w:val="20"/>
          </w:rPr>
          <w:t>alternativa</w:t>
        </w:r>
      </w:ins>
      <w:r>
        <w:rPr>
          <w:color w:val="000000"/>
          <w:sz w:val="20"/>
          <w:szCs w:val="20"/>
        </w:rPr>
        <w:t xml:space="preserve"> para atrair mais jogadores para o ambiente físico, podendo trazer novos níveis de interação entre o jogador e o jogo (RIZOV, 2019). Principalmente quando se associa a RA com a Interface de Usuário Tangível (IUT), pois permite somar interações virtuais em objetos físicos reais. A IUT visa transformar elementos digitais em físicos, permitindo assim que o usuário manipule informações digitais (URRUTIA, 2019).</w:t>
      </w:r>
    </w:p>
    <w:p w14:paraId="01B0E8CE" w14:textId="47FB0E22" w:rsidR="0038643B" w:rsidRDefault="0038643B" w:rsidP="0038643B">
      <w:pPr>
        <w:pStyle w:val="NormalWeb"/>
        <w:spacing w:before="120" w:beforeAutospacing="0" w:after="0" w:afterAutospacing="0"/>
        <w:ind w:firstLine="680"/>
        <w:jc w:val="both"/>
      </w:pPr>
      <w:r>
        <w:rPr>
          <w:color w:val="000000"/>
          <w:sz w:val="20"/>
          <w:szCs w:val="20"/>
        </w:rPr>
        <w:t xml:space="preserve">No geral os jogos podem ser classificados em dois tipos, dependendo do número de jogadores ao mesmo tempo: jogador único e multijogador. Os jogos multijogador pode ser divididos em duas subcategorias: os jogados em um único dispositivo e os jogados em rede, que no caso seriam em vários dispositivos (DERAKHSHANDI </w:t>
      </w:r>
      <w:r w:rsidRPr="002D1ED2">
        <w:rPr>
          <w:i/>
          <w:iCs/>
          <w:color w:val="000000"/>
          <w:sz w:val="20"/>
          <w:szCs w:val="20"/>
          <w:rPrChange w:id="22" w:author="Dalton Solano dos Reis" w:date="2024-06-25T10:30:00Z">
            <w:rPr>
              <w:color w:val="000000"/>
              <w:sz w:val="20"/>
              <w:szCs w:val="20"/>
            </w:rPr>
          </w:rPrChange>
        </w:rPr>
        <w:t>et al.</w:t>
      </w:r>
      <w:r>
        <w:rPr>
          <w:color w:val="000000"/>
          <w:sz w:val="20"/>
          <w:szCs w:val="20"/>
        </w:rPr>
        <w:t>, 2021). O xadrez pode ser considerado um jogo multijogador, pois conta com dois jogadores jogando ao mesmo tempo.</w:t>
      </w:r>
    </w:p>
    <w:p w14:paraId="7F2B0500" w14:textId="106619F2" w:rsidR="0038643B" w:rsidRDefault="0038643B" w:rsidP="00C21514">
      <w:pPr>
        <w:pStyle w:val="TF-TEXTO"/>
        <w:rPr>
          <w:color w:val="000000"/>
        </w:rPr>
      </w:pPr>
      <w:r>
        <w:rPr>
          <w:color w:val="000000"/>
        </w:rPr>
        <w:t xml:space="preserve">Diante disso, </w:t>
      </w:r>
      <w:del w:id="23" w:author="Dalton Solano dos Reis" w:date="2024-06-25T10:30:00Z">
        <w:r w:rsidDel="002D1ED2">
          <w:rPr>
            <w:color w:val="000000"/>
          </w:rPr>
          <w:delText>essa proposta</w:delText>
        </w:r>
      </w:del>
      <w:ins w:id="24" w:author="Dalton Solano dos Reis" w:date="2024-06-25T10:30:00Z">
        <w:r w:rsidR="002D1ED2">
          <w:rPr>
            <w:color w:val="000000"/>
          </w:rPr>
          <w:t>esse tr</w:t>
        </w:r>
      </w:ins>
      <w:ins w:id="25" w:author="Dalton Solano dos Reis" w:date="2024-06-25T10:31:00Z">
        <w:r w:rsidR="002D1ED2">
          <w:rPr>
            <w:color w:val="000000"/>
          </w:rPr>
          <w:t>abalho</w:t>
        </w:r>
      </w:ins>
      <w:r>
        <w:rPr>
          <w:color w:val="000000"/>
        </w:rPr>
        <w:t xml:space="preserve"> tem como </w:t>
      </w:r>
      <w:commentRangeStart w:id="26"/>
      <w:r>
        <w:rPr>
          <w:color w:val="000000"/>
        </w:rPr>
        <w:t xml:space="preserve">objetivo </w:t>
      </w:r>
      <w:ins w:id="27" w:author="Dalton Solano dos Reis" w:date="2024-06-25T10:31:00Z">
        <w:r w:rsidR="002D1ED2">
          <w:rPr>
            <w:color w:val="000000"/>
          </w:rPr>
          <w:t xml:space="preserve">principal </w:t>
        </w:r>
        <w:commentRangeEnd w:id="26"/>
        <w:r w:rsidR="002D1ED2">
          <w:rPr>
            <w:rStyle w:val="Refdecomentrio"/>
          </w:rPr>
          <w:commentReference w:id="26"/>
        </w:r>
      </w:ins>
      <w:r>
        <w:rPr>
          <w:color w:val="000000"/>
        </w:rPr>
        <w:t xml:space="preserve">desenvolver o jogo de xadrez multijogador (jogados em rede) utilizando RA e IUT, com o intuito de aumentar o interesse por este tipo de jogo de tabuleiro ao se associar elementos virtuais às peças físicas reais. </w:t>
      </w:r>
      <w:commentRangeStart w:id="28"/>
      <w:r>
        <w:rPr>
          <w:color w:val="000000"/>
        </w:rPr>
        <w:t>Ao final do projeto foram feitas perguntas aos usuários e os resultados foram salvos em um formulário do Google.</w:t>
      </w:r>
      <w:commentRangeEnd w:id="28"/>
      <w:r w:rsidR="002D1ED2">
        <w:rPr>
          <w:rStyle w:val="Refdecomentrio"/>
        </w:rPr>
        <w:commentReference w:id="28"/>
      </w:r>
    </w:p>
    <w:p w14:paraId="0E64294D" w14:textId="77777777" w:rsidR="00F255FC" w:rsidRDefault="00F255FC" w:rsidP="00BE4CD4">
      <w:pPr>
        <w:pStyle w:val="Ttulo1"/>
      </w:pPr>
      <w:bookmarkStart w:id="29" w:name="_Toc54164913"/>
      <w:bookmarkStart w:id="30" w:name="_Toc54165667"/>
      <w:bookmarkStart w:id="31" w:name="_Toc54169325"/>
      <w:bookmarkStart w:id="32" w:name="_Toc96347431"/>
      <w:bookmarkStart w:id="33" w:name="_Toc96357715"/>
      <w:bookmarkStart w:id="34" w:name="_Toc96491858"/>
      <w:bookmarkStart w:id="35" w:name="_Toc511928431"/>
      <w:bookmarkStart w:id="36" w:name="_Toc419598587"/>
      <w:r>
        <w:t>FUNDAMENTAÇÃO TEÓRICA</w:t>
      </w:r>
      <w:bookmarkEnd w:id="29"/>
      <w:bookmarkEnd w:id="30"/>
      <w:bookmarkEnd w:id="31"/>
      <w:bookmarkEnd w:id="32"/>
      <w:bookmarkEnd w:id="33"/>
      <w:bookmarkEnd w:id="34"/>
      <w:bookmarkEnd w:id="35"/>
    </w:p>
    <w:p w14:paraId="33911796" w14:textId="70417D93" w:rsidR="00CA3B74" w:rsidRDefault="0038643B" w:rsidP="001B2F1E">
      <w:pPr>
        <w:pStyle w:val="TF-TEXTO"/>
      </w:pPr>
      <w:r>
        <w:rPr>
          <w:color w:val="000000"/>
        </w:rPr>
        <w:t xml:space="preserve">Nesta </w:t>
      </w:r>
      <w:del w:id="37" w:author="Dalton Solano dos Reis" w:date="2024-06-25T10:31:00Z">
        <w:r w:rsidDel="002D1ED2">
          <w:rPr>
            <w:color w:val="000000"/>
          </w:rPr>
          <w:delText xml:space="preserve">segunda </w:delText>
        </w:r>
      </w:del>
      <w:r>
        <w:rPr>
          <w:color w:val="000000"/>
        </w:rPr>
        <w:t xml:space="preserve">seção </w:t>
      </w:r>
      <w:del w:id="38" w:author="Dalton Solano dos Reis" w:date="2024-06-25T10:32:00Z">
        <w:r w:rsidDel="002D1ED2">
          <w:rPr>
            <w:color w:val="000000"/>
          </w:rPr>
          <w:delText>será</w:delText>
        </w:r>
      </w:del>
      <w:ins w:id="39" w:author="Dalton Solano dos Reis" w:date="2024-06-25T10:32:00Z">
        <w:r w:rsidR="002D1ED2">
          <w:rPr>
            <w:color w:val="000000"/>
          </w:rPr>
          <w:t>é</w:t>
        </w:r>
      </w:ins>
      <w:r>
        <w:rPr>
          <w:color w:val="000000"/>
        </w:rPr>
        <w:t xml:space="preserve"> apresentado os conceitos para o entendimento do projeto realizado. Na subseção 2.1, tem-se uma introdução aos conceitos de Realidade Aumentada (RA). </w:t>
      </w:r>
      <w:del w:id="40" w:author="Dalton Solano dos Reis" w:date="2024-06-25T10:32:00Z">
        <w:r w:rsidDel="002D1ED2">
          <w:rPr>
            <w:color w:val="000000"/>
          </w:rPr>
          <w:delText xml:space="preserve">Com </w:delText>
        </w:r>
      </w:del>
      <w:ins w:id="41" w:author="Dalton Solano dos Reis" w:date="2024-06-25T10:32:00Z">
        <w:r w:rsidR="002D1ED2">
          <w:rPr>
            <w:color w:val="000000"/>
          </w:rPr>
          <w:t>Na</w:t>
        </w:r>
      </w:ins>
      <w:del w:id="42" w:author="Dalton Solano dos Reis" w:date="2024-06-25T10:32:00Z">
        <w:r w:rsidDel="002D1ED2">
          <w:rPr>
            <w:color w:val="000000"/>
          </w:rPr>
          <w:delText>a</w:delText>
        </w:r>
      </w:del>
      <w:r>
        <w:rPr>
          <w:color w:val="000000"/>
        </w:rPr>
        <w:t xml:space="preserve"> subseção 2.2, é apresentada a ferramenta Unity. </w:t>
      </w:r>
      <w:ins w:id="43" w:author="Dalton Solano dos Reis" w:date="2024-06-25T10:32:00Z">
        <w:r w:rsidR="002D1ED2">
          <w:rPr>
            <w:color w:val="000000"/>
          </w:rPr>
          <w:t>E por fim, na</w:t>
        </w:r>
      </w:ins>
      <w:del w:id="44" w:author="Dalton Solano dos Reis" w:date="2024-06-25T10:32:00Z">
        <w:r w:rsidDel="002D1ED2">
          <w:rPr>
            <w:color w:val="000000"/>
          </w:rPr>
          <w:delText>A</w:delText>
        </w:r>
      </w:del>
      <w:r>
        <w:rPr>
          <w:color w:val="000000"/>
        </w:rPr>
        <w:t xml:space="preserve"> subseção 2.3 </w:t>
      </w:r>
      <w:ins w:id="45" w:author="Dalton Solano dos Reis" w:date="2024-06-25T10:32:00Z">
        <w:r w:rsidR="002D1ED2">
          <w:rPr>
            <w:color w:val="000000"/>
          </w:rPr>
          <w:t xml:space="preserve">se </w:t>
        </w:r>
      </w:ins>
      <w:r>
        <w:rPr>
          <w:color w:val="000000"/>
        </w:rPr>
        <w:t xml:space="preserve">descreve as principais características do </w:t>
      </w:r>
      <w:r w:rsidRPr="00E84E05">
        <w:rPr>
          <w:i/>
          <w:iCs/>
          <w:color w:val="000000"/>
          <w:rPrChange w:id="46" w:author="Dalton Solano dos Reis" w:date="2024-06-25T10:36:00Z">
            <w:rPr>
              <w:color w:val="000000"/>
            </w:rPr>
          </w:rPrChange>
        </w:rPr>
        <w:t>framework</w:t>
      </w:r>
      <w:r>
        <w:rPr>
          <w:color w:val="000000"/>
        </w:rPr>
        <w:t xml:space="preserve"> Vuforia.</w:t>
      </w:r>
    </w:p>
    <w:p w14:paraId="60429A33" w14:textId="7718F012" w:rsidR="00CA3B74" w:rsidRDefault="0038643B" w:rsidP="00CA3B74">
      <w:pPr>
        <w:pStyle w:val="Ttulo2"/>
      </w:pPr>
      <w:r>
        <w:t>REALIDADE AUMENTADA</w:t>
      </w:r>
    </w:p>
    <w:p w14:paraId="22D035EB" w14:textId="77777777" w:rsidR="0038643B" w:rsidRDefault="0038643B" w:rsidP="0038643B">
      <w:pPr>
        <w:pStyle w:val="NormalWeb"/>
        <w:spacing w:before="120" w:beforeAutospacing="0" w:after="0" w:afterAutospacing="0"/>
        <w:ind w:firstLine="680"/>
        <w:jc w:val="both"/>
      </w:pPr>
      <w:r>
        <w:rPr>
          <w:color w:val="000000"/>
          <w:sz w:val="20"/>
          <w:szCs w:val="20"/>
        </w:rPr>
        <w:t xml:space="preserve">O termo Realidade Aumentada teve sua criação considerada no ano de 1990, por Tom </w:t>
      </w:r>
      <w:proofErr w:type="spellStart"/>
      <w:r>
        <w:rPr>
          <w:color w:val="000000"/>
          <w:sz w:val="20"/>
          <w:szCs w:val="20"/>
        </w:rPr>
        <w:t>Caudell</w:t>
      </w:r>
      <w:proofErr w:type="spellEnd"/>
      <w:r>
        <w:rPr>
          <w:color w:val="000000"/>
          <w:sz w:val="20"/>
          <w:szCs w:val="20"/>
        </w:rPr>
        <w:t xml:space="preserve"> e David </w:t>
      </w:r>
      <w:proofErr w:type="spellStart"/>
      <w:r>
        <w:rPr>
          <w:color w:val="000000"/>
          <w:sz w:val="20"/>
          <w:szCs w:val="20"/>
        </w:rPr>
        <w:t>Mizell</w:t>
      </w:r>
      <w:proofErr w:type="spellEnd"/>
      <w:r>
        <w:rPr>
          <w:color w:val="000000"/>
          <w:sz w:val="20"/>
          <w:szCs w:val="20"/>
        </w:rPr>
        <w:t xml:space="preserve">, porém o conceito de Realidade Aumentada é muito mais antigo, tendo sido usado inclusive na segunda guerra mundial. A Realidade Aumentada pode ser considerada um conjunto de tecnologias que visa integrar o mundo real com o mundo digital, assim fazendo com que o usuário perceba tanto o mundo real, quanto o mundo virtual. Atualmente a Realidade Aumentada é utilizada em várias áreas, como: entretenimento, moda, e marketing, sendo assim um grande aliado para aproximar clientes e marcas. </w:t>
      </w:r>
      <w:commentRangeStart w:id="47"/>
      <w:r>
        <w:rPr>
          <w:color w:val="000000"/>
          <w:sz w:val="20"/>
          <w:szCs w:val="20"/>
        </w:rPr>
        <w:t xml:space="preserve">Podemos </w:t>
      </w:r>
      <w:commentRangeEnd w:id="47"/>
      <w:r w:rsidR="00E84E05">
        <w:rPr>
          <w:rStyle w:val="Refdecomentrio"/>
        </w:rPr>
        <w:commentReference w:id="47"/>
      </w:r>
      <w:r>
        <w:rPr>
          <w:color w:val="000000"/>
          <w:sz w:val="20"/>
          <w:szCs w:val="20"/>
        </w:rPr>
        <w:t xml:space="preserve">apontar um dos motivos pelo qual a utilização da Realidade Aumentada vem </w:t>
      </w:r>
      <w:r>
        <w:rPr>
          <w:color w:val="000000"/>
          <w:sz w:val="20"/>
          <w:szCs w:val="20"/>
        </w:rPr>
        <w:lastRenderedPageBreak/>
        <w:t>crescendo, a questão da popularização de smartphones com tecnologias como giroscópio e localização em tempo real, fazendo com que a interação entre o mundo real e o virtual possam se aproximar mais ainda (BERRYMAN, 2012).</w:t>
      </w:r>
    </w:p>
    <w:p w14:paraId="139CFD1B" w14:textId="5AF650E1" w:rsidR="0038643B" w:rsidRPr="0038643B" w:rsidRDefault="0038643B" w:rsidP="0038643B">
      <w:pPr>
        <w:pStyle w:val="NormalWeb"/>
        <w:spacing w:before="120" w:beforeAutospacing="0" w:after="0" w:afterAutospacing="0"/>
        <w:ind w:firstLine="680"/>
        <w:jc w:val="both"/>
        <w:rPr>
          <w:color w:val="000000"/>
          <w:sz w:val="20"/>
          <w:szCs w:val="20"/>
        </w:rPr>
      </w:pPr>
      <w:r>
        <w:rPr>
          <w:color w:val="000000"/>
          <w:sz w:val="20"/>
          <w:szCs w:val="20"/>
        </w:rPr>
        <w:t>Com o passar do tempo foi se percebendo como a Realidade Aumentada influenciou positivamente vários campos como medicina, turismo e indústria. Na educação também existem avanços positivos, sendo implantado em vários níveis da educação, desde as creches até as universidades. De acordo com os registros a primeira aplicação utilizando Realidade Aumentada foi utilizada para o ensino de anatomia tridimensional, onde a ferramenta sobrepôs ossos e estruturas utilizando um display. Nos primeiros anos da Realidade Aumentada na educação, a maior parte das aplicações eram desenvolvidas para universidades, já que tinham um custo elevado para ser desenvolvido e utilizado</w:t>
      </w:r>
      <w:del w:id="48" w:author="Dalton Solano dos Reis" w:date="2024-06-25T10:39:00Z">
        <w:r w:rsidDel="00E84E05">
          <w:rPr>
            <w:color w:val="000000"/>
            <w:sz w:val="20"/>
            <w:szCs w:val="20"/>
          </w:rPr>
          <w:delText>, p</w:delText>
        </w:r>
      </w:del>
      <w:ins w:id="49" w:author="Dalton Solano dos Reis" w:date="2024-06-25T10:39:00Z">
        <w:r w:rsidR="00E84E05">
          <w:rPr>
            <w:color w:val="000000"/>
            <w:sz w:val="20"/>
            <w:szCs w:val="20"/>
          </w:rPr>
          <w:t>. P</w:t>
        </w:r>
      </w:ins>
      <w:r>
        <w:rPr>
          <w:color w:val="000000"/>
          <w:sz w:val="20"/>
          <w:szCs w:val="20"/>
        </w:rPr>
        <w:t>orém com o avanço dos dispositivos móveis e com o desenvolvimento de ferramentas como motores de jogos e kits de desenvolvimento de software para Realidade Aumentada foi possível tornar isso acessível, pois tinham um desenvolvimento mais fácil e era possível utilizar apenas com dispositivos móveis que também se tornaram mais acessíveis (GARZÓN, 2021).</w:t>
      </w:r>
    </w:p>
    <w:p w14:paraId="257C5272" w14:textId="1BC43FAC" w:rsidR="006C4279" w:rsidRDefault="00BE4CD4" w:rsidP="006C4279">
      <w:pPr>
        <w:pStyle w:val="Ttulo2"/>
        <w:ind w:left="567" w:hanging="567"/>
      </w:pPr>
      <w:r>
        <w:t>UNITY</w:t>
      </w:r>
    </w:p>
    <w:p w14:paraId="353B986C" w14:textId="72424CCF" w:rsidR="00BE4CD4" w:rsidDel="00E84E05" w:rsidRDefault="00BE4CD4" w:rsidP="00E84E05">
      <w:pPr>
        <w:keepNext w:val="0"/>
        <w:keepLines w:val="0"/>
        <w:jc w:val="both"/>
        <w:rPr>
          <w:del w:id="50" w:author="Dalton Solano dos Reis" w:date="2024-06-25T10:40:00Z"/>
          <w:color w:val="000000"/>
          <w:sz w:val="20"/>
          <w:szCs w:val="20"/>
        </w:rPr>
      </w:pPr>
      <w:r>
        <w:rPr>
          <w:color w:val="000000"/>
          <w:sz w:val="20"/>
          <w:szCs w:val="20"/>
        </w:rPr>
        <w:tab/>
      </w:r>
      <w:r w:rsidRPr="00BE4CD4">
        <w:rPr>
          <w:color w:val="000000"/>
          <w:sz w:val="20"/>
          <w:szCs w:val="20"/>
        </w:rPr>
        <w:t xml:space="preserve">Com a evolução dos jogos surgiram os motores de criação dos mesmos como a Unreal </w:t>
      </w:r>
      <w:proofErr w:type="spellStart"/>
      <w:r w:rsidRPr="00BE4CD4">
        <w:rPr>
          <w:color w:val="000000"/>
          <w:sz w:val="20"/>
          <w:szCs w:val="20"/>
        </w:rPr>
        <w:t>Engine</w:t>
      </w:r>
      <w:proofErr w:type="spellEnd"/>
      <w:r w:rsidRPr="00BE4CD4">
        <w:rPr>
          <w:color w:val="000000"/>
          <w:sz w:val="20"/>
          <w:szCs w:val="20"/>
        </w:rPr>
        <w:t xml:space="preserve"> desenvolvida pela Epic Games em 1998 voltado para desenvolvimento para renderização realista e hoje é utilizada em jogos AAA devido ao poder gráfico (EPIC GAMES, 2022)</w:t>
      </w:r>
      <w:del w:id="51" w:author="Dalton Solano dos Reis" w:date="2024-06-25T10:42:00Z">
        <w:r w:rsidRPr="00BE4CD4" w:rsidDel="00E84E05">
          <w:rPr>
            <w:color w:val="000000"/>
            <w:sz w:val="20"/>
            <w:szCs w:val="20"/>
          </w:rPr>
          <w:delText>, o</w:delText>
        </w:r>
      </w:del>
      <w:ins w:id="52" w:author="Dalton Solano dos Reis" w:date="2024-06-25T10:42:00Z">
        <w:r w:rsidR="00E84E05">
          <w:rPr>
            <w:color w:val="000000"/>
            <w:sz w:val="20"/>
            <w:szCs w:val="20"/>
          </w:rPr>
          <w:t>. Outro motor de jogos foi</w:t>
        </w:r>
      </w:ins>
      <w:del w:id="53" w:author="Dalton Solano dos Reis" w:date="2024-06-25T10:42:00Z">
        <w:r w:rsidRPr="00BE4CD4" w:rsidDel="00E84E05">
          <w:rPr>
            <w:color w:val="000000"/>
            <w:sz w:val="20"/>
            <w:szCs w:val="20"/>
          </w:rPr>
          <w:delText>utra Engine</w:delText>
        </w:r>
      </w:del>
      <w:r w:rsidRPr="00BE4CD4">
        <w:rPr>
          <w:color w:val="000000"/>
          <w:sz w:val="20"/>
          <w:szCs w:val="20"/>
        </w:rPr>
        <w:t xml:space="preserve"> criad</w:t>
      </w:r>
      <w:ins w:id="54" w:author="Dalton Solano dos Reis" w:date="2024-06-25T10:42:00Z">
        <w:r w:rsidR="00E84E05">
          <w:rPr>
            <w:color w:val="000000"/>
            <w:sz w:val="20"/>
            <w:szCs w:val="20"/>
          </w:rPr>
          <w:t>o</w:t>
        </w:r>
      </w:ins>
      <w:del w:id="55" w:author="Dalton Solano dos Reis" w:date="2024-06-25T10:42:00Z">
        <w:r w:rsidRPr="00BE4CD4" w:rsidDel="00E84E05">
          <w:rPr>
            <w:color w:val="000000"/>
            <w:sz w:val="20"/>
            <w:szCs w:val="20"/>
          </w:rPr>
          <w:delText>a</w:delText>
        </w:r>
      </w:del>
      <w:r w:rsidRPr="00BE4CD4">
        <w:rPr>
          <w:color w:val="000000"/>
          <w:sz w:val="20"/>
          <w:szCs w:val="20"/>
        </w:rPr>
        <w:t xml:space="preserve"> em 2013</w:t>
      </w:r>
      <w:ins w:id="56" w:author="Dalton Solano dos Reis" w:date="2024-06-25T10:42:00Z">
        <w:r w:rsidR="00E84E05">
          <w:rPr>
            <w:color w:val="000000"/>
            <w:sz w:val="20"/>
            <w:szCs w:val="20"/>
          </w:rPr>
          <w:t>,</w:t>
        </w:r>
      </w:ins>
      <w:r w:rsidRPr="00BE4CD4">
        <w:rPr>
          <w:color w:val="000000"/>
          <w:sz w:val="20"/>
          <w:szCs w:val="20"/>
        </w:rPr>
        <w:t xml:space="preserve"> é a Godot</w:t>
      </w:r>
      <w:ins w:id="57" w:author="Dalton Solano dos Reis" w:date="2024-06-25T10:43:00Z">
        <w:r w:rsidR="00E84E05">
          <w:rPr>
            <w:color w:val="000000"/>
            <w:sz w:val="20"/>
            <w:szCs w:val="20"/>
          </w:rPr>
          <w:t>,</w:t>
        </w:r>
      </w:ins>
      <w:r w:rsidRPr="00BE4CD4">
        <w:rPr>
          <w:color w:val="000000"/>
          <w:sz w:val="20"/>
          <w:szCs w:val="20"/>
        </w:rPr>
        <w:t xml:space="preserve"> um</w:t>
      </w:r>
      <w:del w:id="58" w:author="Dalton Solano dos Reis" w:date="2024-06-25T10:43:00Z">
        <w:r w:rsidRPr="00BE4CD4" w:rsidDel="00E84E05">
          <w:rPr>
            <w:color w:val="000000"/>
            <w:sz w:val="20"/>
            <w:szCs w:val="20"/>
          </w:rPr>
          <w:delText>a</w:delText>
        </w:r>
      </w:del>
      <w:r w:rsidRPr="00BE4CD4">
        <w:rPr>
          <w:color w:val="000000"/>
          <w:sz w:val="20"/>
          <w:szCs w:val="20"/>
        </w:rPr>
        <w:t xml:space="preserve"> </w:t>
      </w:r>
      <w:del w:id="59" w:author="Dalton Solano dos Reis" w:date="2024-06-25T10:43:00Z">
        <w:r w:rsidRPr="00BE4CD4" w:rsidDel="00E84E05">
          <w:rPr>
            <w:color w:val="000000"/>
            <w:sz w:val="20"/>
            <w:szCs w:val="20"/>
          </w:rPr>
          <w:delText>engine open-source</w:delText>
        </w:r>
      </w:del>
      <w:ins w:id="60" w:author="Dalton Solano dos Reis" w:date="2024-06-25T10:43:00Z">
        <w:r w:rsidR="00E84E05">
          <w:rPr>
            <w:color w:val="000000"/>
            <w:sz w:val="20"/>
            <w:szCs w:val="20"/>
          </w:rPr>
          <w:t>motor de jogos de código livre</w:t>
        </w:r>
      </w:ins>
      <w:r w:rsidRPr="00BE4CD4">
        <w:rPr>
          <w:color w:val="000000"/>
          <w:sz w:val="20"/>
          <w:szCs w:val="20"/>
        </w:rPr>
        <w:t xml:space="preserve"> que tem ganhado popularidade por sua flexibilidade (GODOT, 2023). A Unity é uma desses motores de </w:t>
      </w:r>
      <w:del w:id="61" w:author="Dalton Solano dos Reis" w:date="2024-06-25T10:43:00Z">
        <w:r w:rsidRPr="00BE4CD4" w:rsidDel="00372CA8">
          <w:rPr>
            <w:color w:val="000000"/>
            <w:sz w:val="20"/>
            <w:szCs w:val="20"/>
          </w:rPr>
          <w:delText xml:space="preserve">desenvolvimentos </w:delText>
        </w:r>
      </w:del>
      <w:ins w:id="62" w:author="Dalton Solano dos Reis" w:date="2024-06-25T10:43:00Z">
        <w:r w:rsidR="00372CA8">
          <w:rPr>
            <w:color w:val="000000"/>
            <w:sz w:val="20"/>
            <w:szCs w:val="20"/>
          </w:rPr>
          <w:t>jogos</w:t>
        </w:r>
      </w:ins>
      <w:ins w:id="63" w:author="Dalton Solano dos Reis" w:date="2024-06-25T10:44:00Z">
        <w:r w:rsidR="00372CA8">
          <w:rPr>
            <w:color w:val="000000"/>
            <w:sz w:val="20"/>
            <w:szCs w:val="20"/>
          </w:rPr>
          <w:t>,</w:t>
        </w:r>
      </w:ins>
      <w:ins w:id="64" w:author="Dalton Solano dos Reis" w:date="2024-06-25T10:43:00Z">
        <w:r w:rsidR="00372CA8" w:rsidRPr="00BE4CD4">
          <w:rPr>
            <w:color w:val="000000"/>
            <w:sz w:val="20"/>
            <w:szCs w:val="20"/>
          </w:rPr>
          <w:t xml:space="preserve"> </w:t>
        </w:r>
      </w:ins>
      <w:r w:rsidRPr="00BE4CD4">
        <w:rPr>
          <w:color w:val="000000"/>
          <w:sz w:val="20"/>
          <w:szCs w:val="20"/>
        </w:rPr>
        <w:t>e é voltada para múltiplas plataformas, se destaca</w:t>
      </w:r>
      <w:ins w:id="65" w:author="Dalton Solano dos Reis" w:date="2024-06-25T10:44:00Z">
        <w:r w:rsidR="00372CA8">
          <w:rPr>
            <w:color w:val="000000"/>
            <w:sz w:val="20"/>
            <w:szCs w:val="20"/>
          </w:rPr>
          <w:t>ndo</w:t>
        </w:r>
      </w:ins>
      <w:r w:rsidRPr="00BE4CD4">
        <w:rPr>
          <w:color w:val="000000"/>
          <w:sz w:val="20"/>
          <w:szCs w:val="20"/>
        </w:rPr>
        <w:t xml:space="preserve"> como uma solução viável, </w:t>
      </w:r>
      <w:ins w:id="66" w:author="Dalton Solano dos Reis" w:date="2024-06-25T10:44:00Z">
        <w:r w:rsidR="00372CA8">
          <w:rPr>
            <w:color w:val="000000"/>
            <w:sz w:val="20"/>
            <w:szCs w:val="20"/>
          </w:rPr>
          <w:t xml:space="preserve">e </w:t>
        </w:r>
      </w:ins>
      <w:r w:rsidRPr="00BE4CD4">
        <w:rPr>
          <w:color w:val="000000"/>
          <w:sz w:val="20"/>
          <w:szCs w:val="20"/>
        </w:rPr>
        <w:t>oferecendo diversos recursos que facilitam o processo</w:t>
      </w:r>
      <w:ins w:id="67" w:author="Dalton Solano dos Reis" w:date="2024-06-25T10:44:00Z">
        <w:r w:rsidR="00372CA8">
          <w:rPr>
            <w:color w:val="000000"/>
            <w:sz w:val="20"/>
            <w:szCs w:val="20"/>
          </w:rPr>
          <w:t xml:space="preserve"> de desenvolvimento de jogos. Entre estes </w:t>
        </w:r>
        <w:proofErr w:type="spellStart"/>
        <w:r w:rsidR="00372CA8">
          <w:rPr>
            <w:color w:val="000000"/>
            <w:sz w:val="20"/>
            <w:szCs w:val="20"/>
          </w:rPr>
          <w:t>recusos</w:t>
        </w:r>
        <w:proofErr w:type="spellEnd"/>
        <w:r w:rsidR="00372CA8">
          <w:rPr>
            <w:color w:val="000000"/>
            <w:sz w:val="20"/>
            <w:szCs w:val="20"/>
          </w:rPr>
          <w:t xml:space="preserve"> se tem</w:t>
        </w:r>
      </w:ins>
      <w:ins w:id="68" w:author="Dalton Solano dos Reis" w:date="2024-06-25T10:40:00Z">
        <w:r w:rsidR="00E84E05">
          <w:rPr>
            <w:color w:val="000000"/>
            <w:sz w:val="20"/>
            <w:szCs w:val="20"/>
          </w:rPr>
          <w:t>:</w:t>
        </w:r>
      </w:ins>
      <w:del w:id="69" w:author="Dalton Solano dos Reis" w:date="2024-06-25T10:40:00Z">
        <w:r w:rsidRPr="00BE4CD4" w:rsidDel="00E84E05">
          <w:rPr>
            <w:color w:val="000000"/>
            <w:sz w:val="20"/>
            <w:szCs w:val="20"/>
          </w:rPr>
          <w:delText>. </w:delText>
        </w:r>
      </w:del>
    </w:p>
    <w:p w14:paraId="2BD06FA0" w14:textId="77777777" w:rsidR="00E84E05" w:rsidRDefault="00E84E05" w:rsidP="00BE4CD4">
      <w:pPr>
        <w:keepNext w:val="0"/>
        <w:keepLines w:val="0"/>
        <w:jc w:val="both"/>
        <w:rPr>
          <w:ins w:id="70" w:author="Dalton Solano dos Reis" w:date="2024-06-25T10:40:00Z"/>
        </w:rPr>
      </w:pPr>
    </w:p>
    <w:p w14:paraId="4A5328DF" w14:textId="305EE22F" w:rsidR="00BE4CD4" w:rsidRPr="00BE4CD4" w:rsidDel="00E84E05" w:rsidRDefault="00BE4CD4">
      <w:pPr>
        <w:pStyle w:val="TF-ALNEA"/>
        <w:spacing w:before="0" w:after="120"/>
        <w:rPr>
          <w:del w:id="71" w:author="Dalton Solano dos Reis" w:date="2024-06-25T10:41:00Z"/>
        </w:rPr>
        <w:pPrChange w:id="72" w:author="Dalton Solano dos Reis" w:date="2024-06-25T10:40:00Z">
          <w:pPr>
            <w:keepNext w:val="0"/>
            <w:keepLines w:val="0"/>
          </w:pPr>
        </w:pPrChange>
      </w:pPr>
      <w:del w:id="73" w:author="Dalton Solano dos Reis" w:date="2024-06-25T10:39:00Z">
        <w:r w:rsidRPr="00BE4CD4" w:rsidDel="00E84E05">
          <w:br/>
        </w:r>
      </w:del>
    </w:p>
    <w:p w14:paraId="7353D158" w14:textId="45903EAF" w:rsidR="00BE4CD4" w:rsidDel="00E84E05" w:rsidRDefault="00BE4CD4" w:rsidP="00E84E05">
      <w:pPr>
        <w:pStyle w:val="TF-ALNEA"/>
        <w:spacing w:before="0" w:after="120"/>
        <w:rPr>
          <w:del w:id="74" w:author="Dalton Solano dos Reis" w:date="2024-06-25T10:41:00Z"/>
          <w:color w:val="000000"/>
        </w:rPr>
      </w:pPr>
      <w:del w:id="75" w:author="Dalton Solano dos Reis" w:date="2024-06-25T10:44:00Z">
        <w:r w:rsidRPr="00E84E05" w:rsidDel="00372CA8">
          <w:rPr>
            <w:color w:val="000000"/>
            <w:rPrChange w:id="76" w:author="Dalton Solano dos Reis" w:date="2024-06-25T10:41:00Z">
              <w:rPr/>
            </w:rPrChange>
          </w:rPr>
          <w:delText>E</w:delText>
        </w:r>
      </w:del>
      <w:ins w:id="77" w:author="Dalton Solano dos Reis" w:date="2024-06-25T10:44:00Z">
        <w:r w:rsidR="00372CA8">
          <w:rPr>
            <w:color w:val="000000"/>
          </w:rPr>
          <w:t>e</w:t>
        </w:r>
      </w:ins>
      <w:r w:rsidRPr="00E84E05">
        <w:rPr>
          <w:color w:val="000000"/>
          <w:rPrChange w:id="78" w:author="Dalton Solano dos Reis" w:date="2024-06-25T10:41:00Z">
            <w:rPr/>
          </w:rPrChange>
        </w:rPr>
        <w:t xml:space="preserve">ditor </w:t>
      </w:r>
      <w:del w:id="79" w:author="Dalton Solano dos Reis" w:date="2024-06-25T10:44:00Z">
        <w:r w:rsidRPr="00E84E05" w:rsidDel="00372CA8">
          <w:rPr>
            <w:color w:val="000000"/>
            <w:rPrChange w:id="80" w:author="Dalton Solano dos Reis" w:date="2024-06-25T10:41:00Z">
              <w:rPr/>
            </w:rPrChange>
          </w:rPr>
          <w:delText>Visual</w:delText>
        </w:r>
      </w:del>
      <w:ins w:id="81" w:author="Dalton Solano dos Reis" w:date="2024-06-25T10:44:00Z">
        <w:r w:rsidR="00372CA8">
          <w:rPr>
            <w:color w:val="000000"/>
          </w:rPr>
          <w:t>v</w:t>
        </w:r>
        <w:r w:rsidR="00372CA8" w:rsidRPr="00E84E05">
          <w:rPr>
            <w:color w:val="000000"/>
            <w:rPrChange w:id="82" w:author="Dalton Solano dos Reis" w:date="2024-06-25T10:41:00Z">
              <w:rPr/>
            </w:rPrChange>
          </w:rPr>
          <w:t>isual</w:t>
        </w:r>
      </w:ins>
      <w:r w:rsidRPr="00E84E05">
        <w:rPr>
          <w:color w:val="000000"/>
          <w:rPrChange w:id="83" w:author="Dalton Solano dos Reis" w:date="2024-06-25T10:41:00Z">
            <w:rPr/>
          </w:rPrChange>
        </w:rPr>
        <w:t>:  permite a construção de cenários em tempo real. Este recurso facilita a visualização durante o desenvolvimento do jogo, permitindo que os desenvolvedores façam ajustes imediatos e vejam os resultados</w:t>
      </w:r>
      <w:del w:id="84" w:author="Dalton Solano dos Reis" w:date="2024-06-25T10:45:00Z">
        <w:r w:rsidRPr="00E84E05" w:rsidDel="00372CA8">
          <w:rPr>
            <w:color w:val="000000"/>
            <w:rPrChange w:id="85" w:author="Dalton Solano dos Reis" w:date="2024-06-25T10:41:00Z">
              <w:rPr/>
            </w:rPrChange>
          </w:rPr>
          <w:delText xml:space="preserve"> instantaneamente.</w:delText>
        </w:r>
      </w:del>
      <w:ins w:id="86" w:author="Dalton Solano dos Reis" w:date="2024-06-25T10:45:00Z">
        <w:r w:rsidR="00372CA8">
          <w:rPr>
            <w:color w:val="000000"/>
          </w:rPr>
          <w:t>;</w:t>
        </w:r>
      </w:ins>
    </w:p>
    <w:p w14:paraId="2D60924C" w14:textId="77777777" w:rsidR="00E84E05" w:rsidRPr="00E84E05" w:rsidRDefault="00E84E05">
      <w:pPr>
        <w:pStyle w:val="TF-ALNEA"/>
        <w:spacing w:before="0" w:after="120"/>
        <w:rPr>
          <w:ins w:id="87" w:author="Dalton Solano dos Reis" w:date="2024-06-25T10:41:00Z"/>
          <w:color w:val="000000"/>
          <w:rPrChange w:id="88" w:author="Dalton Solano dos Reis" w:date="2024-06-25T10:41:00Z">
            <w:rPr>
              <w:ins w:id="89" w:author="Dalton Solano dos Reis" w:date="2024-06-25T10:41:00Z"/>
            </w:rPr>
          </w:rPrChange>
        </w:rPr>
        <w:pPrChange w:id="90" w:author="Dalton Solano dos Reis" w:date="2024-06-25T10:41:00Z">
          <w:pPr>
            <w:keepNext w:val="0"/>
            <w:keepLines w:val="0"/>
            <w:numPr>
              <w:numId w:val="16"/>
            </w:numPr>
            <w:tabs>
              <w:tab w:val="num" w:pos="720"/>
            </w:tabs>
            <w:ind w:left="720" w:hanging="360"/>
            <w:jc w:val="both"/>
            <w:textAlignment w:val="baseline"/>
          </w:pPr>
        </w:pPrChange>
      </w:pPr>
    </w:p>
    <w:p w14:paraId="7193111B" w14:textId="33E21DC1" w:rsidR="00BE4CD4" w:rsidDel="00E84E05" w:rsidRDefault="00BE4CD4" w:rsidP="00E84E05">
      <w:pPr>
        <w:pStyle w:val="TF-ALNEA"/>
        <w:spacing w:before="0" w:after="120"/>
        <w:rPr>
          <w:del w:id="91" w:author="Dalton Solano dos Reis" w:date="2024-06-25T10:41:00Z"/>
          <w:color w:val="000000"/>
        </w:rPr>
      </w:pPr>
      <w:del w:id="92" w:author="Dalton Solano dos Reis" w:date="2024-06-25T10:45:00Z">
        <w:r w:rsidRPr="00E84E05" w:rsidDel="00372CA8">
          <w:rPr>
            <w:color w:val="000000"/>
            <w:rPrChange w:id="93" w:author="Dalton Solano dos Reis" w:date="2024-06-25T10:41:00Z">
              <w:rPr/>
            </w:rPrChange>
          </w:rPr>
          <w:delText xml:space="preserve">Motor </w:delText>
        </w:r>
      </w:del>
      <w:ins w:id="94" w:author="Dalton Solano dos Reis" w:date="2024-06-25T10:45:00Z">
        <w:r w:rsidR="00372CA8">
          <w:rPr>
            <w:color w:val="000000"/>
          </w:rPr>
          <w:t>m</w:t>
        </w:r>
        <w:r w:rsidR="00372CA8" w:rsidRPr="00E84E05">
          <w:rPr>
            <w:color w:val="000000"/>
            <w:rPrChange w:id="95" w:author="Dalton Solano dos Reis" w:date="2024-06-25T10:41:00Z">
              <w:rPr/>
            </w:rPrChange>
          </w:rPr>
          <w:t xml:space="preserve">otor </w:t>
        </w:r>
      </w:ins>
      <w:r w:rsidRPr="00E84E05">
        <w:rPr>
          <w:color w:val="000000"/>
          <w:rPrChange w:id="96" w:author="Dalton Solano dos Reis" w:date="2024-06-25T10:41:00Z">
            <w:rPr/>
          </w:rPrChange>
        </w:rPr>
        <w:t xml:space="preserve">de </w:t>
      </w:r>
      <w:del w:id="97" w:author="Dalton Solano dos Reis" w:date="2024-06-25T10:45:00Z">
        <w:r w:rsidRPr="00E84E05" w:rsidDel="00372CA8">
          <w:rPr>
            <w:color w:val="000000"/>
            <w:rPrChange w:id="98" w:author="Dalton Solano dos Reis" w:date="2024-06-25T10:41:00Z">
              <w:rPr/>
            </w:rPrChange>
          </w:rPr>
          <w:delText>Física</w:delText>
        </w:r>
      </w:del>
      <w:ins w:id="99" w:author="Dalton Solano dos Reis" w:date="2024-06-25T10:45:00Z">
        <w:r w:rsidR="00372CA8">
          <w:rPr>
            <w:color w:val="000000"/>
          </w:rPr>
          <w:t>f</w:t>
        </w:r>
        <w:r w:rsidR="00372CA8" w:rsidRPr="00E84E05">
          <w:rPr>
            <w:color w:val="000000"/>
            <w:rPrChange w:id="100" w:author="Dalton Solano dos Reis" w:date="2024-06-25T10:41:00Z">
              <w:rPr/>
            </w:rPrChange>
          </w:rPr>
          <w:t>ísica</w:t>
        </w:r>
      </w:ins>
      <w:r w:rsidRPr="00E84E05">
        <w:rPr>
          <w:color w:val="000000"/>
          <w:rPrChange w:id="101" w:author="Dalton Solano dos Reis" w:date="2024-06-25T10:41:00Z">
            <w:rPr/>
          </w:rPrChange>
        </w:rPr>
        <w:t xml:space="preserve">: </w:t>
      </w:r>
      <w:del w:id="102" w:author="Dalton Solano dos Reis" w:date="2024-06-25T10:45:00Z">
        <w:r w:rsidRPr="00E84E05" w:rsidDel="00372CA8">
          <w:rPr>
            <w:color w:val="000000"/>
            <w:rPrChange w:id="103" w:author="Dalton Solano dos Reis" w:date="2024-06-25T10:41:00Z">
              <w:rPr/>
            </w:rPrChange>
          </w:rPr>
          <w:delText xml:space="preserve">Inclui </w:delText>
        </w:r>
      </w:del>
      <w:ins w:id="104" w:author="Dalton Solano dos Reis" w:date="2024-06-25T10:45:00Z">
        <w:r w:rsidR="00372CA8">
          <w:rPr>
            <w:color w:val="000000"/>
          </w:rPr>
          <w:t>i</w:t>
        </w:r>
        <w:r w:rsidR="00372CA8" w:rsidRPr="00E84E05">
          <w:rPr>
            <w:color w:val="000000"/>
            <w:rPrChange w:id="105" w:author="Dalton Solano dos Reis" w:date="2024-06-25T10:41:00Z">
              <w:rPr/>
            </w:rPrChange>
          </w:rPr>
          <w:t xml:space="preserve">nclui </w:t>
        </w:r>
      </w:ins>
      <w:r w:rsidRPr="00E84E05">
        <w:rPr>
          <w:color w:val="000000"/>
          <w:rPrChange w:id="106" w:author="Dalton Solano dos Reis" w:date="2024-06-25T10:41:00Z">
            <w:rPr/>
          </w:rPrChange>
        </w:rPr>
        <w:t>um motor de física integrado que simplifica a simulação de interações físicas dentro do jogo, proporcionando uma base sólida para o desenvolvimento</w:t>
      </w:r>
      <w:del w:id="107" w:author="Dalton Solano dos Reis" w:date="2024-06-25T10:45:00Z">
        <w:r w:rsidRPr="00E84E05" w:rsidDel="00372CA8">
          <w:rPr>
            <w:color w:val="000000"/>
            <w:rPrChange w:id="108" w:author="Dalton Solano dos Reis" w:date="2024-06-25T10:41:00Z">
              <w:rPr/>
            </w:rPrChange>
          </w:rPr>
          <w:delText>.</w:delText>
        </w:r>
      </w:del>
      <w:ins w:id="109" w:author="Dalton Solano dos Reis" w:date="2024-06-25T10:45:00Z">
        <w:r w:rsidR="00372CA8">
          <w:rPr>
            <w:color w:val="000000"/>
          </w:rPr>
          <w:t>;</w:t>
        </w:r>
      </w:ins>
    </w:p>
    <w:p w14:paraId="789A24D5" w14:textId="64058896" w:rsidR="00E84E05" w:rsidRPr="00E84E05" w:rsidRDefault="00E84E05">
      <w:pPr>
        <w:pStyle w:val="TF-ALNEA"/>
        <w:numPr>
          <w:ilvl w:val="0"/>
          <w:numId w:val="0"/>
        </w:numPr>
        <w:spacing w:before="0" w:after="120"/>
        <w:ind w:left="1077" w:hanging="397"/>
        <w:rPr>
          <w:ins w:id="110" w:author="Dalton Solano dos Reis" w:date="2024-06-25T10:41:00Z"/>
          <w:color w:val="000000"/>
          <w:rPrChange w:id="111" w:author="Dalton Solano dos Reis" w:date="2024-06-25T10:41:00Z">
            <w:rPr>
              <w:ins w:id="112" w:author="Dalton Solano dos Reis" w:date="2024-06-25T10:41:00Z"/>
            </w:rPr>
          </w:rPrChange>
        </w:rPr>
        <w:pPrChange w:id="113" w:author="Dalton Solano dos Reis" w:date="2024-06-25T10:45:00Z">
          <w:pPr>
            <w:keepNext w:val="0"/>
            <w:keepLines w:val="0"/>
            <w:numPr>
              <w:numId w:val="16"/>
            </w:numPr>
            <w:tabs>
              <w:tab w:val="num" w:pos="720"/>
            </w:tabs>
            <w:ind w:left="720" w:hanging="360"/>
            <w:jc w:val="both"/>
            <w:textAlignment w:val="baseline"/>
          </w:pPr>
        </w:pPrChange>
      </w:pPr>
    </w:p>
    <w:p w14:paraId="320427A1" w14:textId="3F7B16DB" w:rsidR="00BE4CD4" w:rsidRPr="00E84E05" w:rsidDel="00372CA8" w:rsidRDefault="00BE4CD4">
      <w:pPr>
        <w:pStyle w:val="TF-ALNEA"/>
        <w:spacing w:before="0" w:after="120"/>
        <w:rPr>
          <w:del w:id="114" w:author="Dalton Solano dos Reis" w:date="2024-06-25T10:46:00Z"/>
          <w:color w:val="000000"/>
          <w:rPrChange w:id="115" w:author="Dalton Solano dos Reis" w:date="2024-06-25T10:41:00Z">
            <w:rPr>
              <w:del w:id="116" w:author="Dalton Solano dos Reis" w:date="2024-06-25T10:46:00Z"/>
            </w:rPr>
          </w:rPrChange>
        </w:rPr>
        <w:pPrChange w:id="117" w:author="Dalton Solano dos Reis" w:date="2024-06-25T10:41:00Z">
          <w:pPr>
            <w:keepNext w:val="0"/>
            <w:keepLines w:val="0"/>
            <w:numPr>
              <w:numId w:val="16"/>
            </w:numPr>
            <w:tabs>
              <w:tab w:val="num" w:pos="720"/>
            </w:tabs>
            <w:ind w:left="720" w:hanging="360"/>
            <w:jc w:val="both"/>
            <w:textAlignment w:val="baseline"/>
          </w:pPr>
        </w:pPrChange>
      </w:pPr>
      <w:proofErr w:type="spellStart"/>
      <w:r w:rsidRPr="00E84E05">
        <w:rPr>
          <w:color w:val="000000"/>
          <w:rPrChange w:id="118" w:author="Dalton Solano dos Reis" w:date="2024-06-25T10:41:00Z">
            <w:rPr/>
          </w:rPrChange>
        </w:rPr>
        <w:t>Asset</w:t>
      </w:r>
      <w:proofErr w:type="spellEnd"/>
      <w:r w:rsidRPr="00E84E05">
        <w:rPr>
          <w:color w:val="000000"/>
          <w:rPrChange w:id="119" w:author="Dalton Solano dos Reis" w:date="2024-06-25T10:41:00Z">
            <w:rPr/>
          </w:rPrChange>
        </w:rPr>
        <w:t xml:space="preserve"> Store: </w:t>
      </w:r>
      <w:del w:id="120" w:author="Dalton Solano dos Reis" w:date="2024-06-25T10:46:00Z">
        <w:r w:rsidRPr="00E84E05" w:rsidDel="00372CA8">
          <w:rPr>
            <w:color w:val="000000"/>
            <w:rPrChange w:id="121" w:author="Dalton Solano dos Reis" w:date="2024-06-25T10:41:00Z">
              <w:rPr/>
            </w:rPrChange>
          </w:rPr>
          <w:delText xml:space="preserve">A </w:delText>
        </w:r>
      </w:del>
      <w:ins w:id="122" w:author="Dalton Solano dos Reis" w:date="2024-06-25T10:46:00Z">
        <w:r w:rsidR="00372CA8">
          <w:rPr>
            <w:color w:val="000000"/>
          </w:rPr>
          <w:t>a</w:t>
        </w:r>
        <w:r w:rsidR="00372CA8" w:rsidRPr="00E84E05">
          <w:rPr>
            <w:color w:val="000000"/>
            <w:rPrChange w:id="123" w:author="Dalton Solano dos Reis" w:date="2024-06-25T10:41:00Z">
              <w:rPr/>
            </w:rPrChange>
          </w:rPr>
          <w:t xml:space="preserve"> </w:t>
        </w:r>
      </w:ins>
      <w:r w:rsidRPr="00E84E05">
        <w:rPr>
          <w:color w:val="000000"/>
          <w:rPrChange w:id="124" w:author="Dalton Solano dos Reis" w:date="2024-06-25T10:41:00Z">
            <w:rPr/>
          </w:rPrChange>
        </w:rPr>
        <w:t xml:space="preserve">Unity </w:t>
      </w:r>
      <w:proofErr w:type="spellStart"/>
      <w:r w:rsidRPr="00E84E05">
        <w:rPr>
          <w:color w:val="000000"/>
          <w:rPrChange w:id="125" w:author="Dalton Solano dos Reis" w:date="2024-06-25T10:41:00Z">
            <w:rPr/>
          </w:rPrChange>
        </w:rPr>
        <w:t>Asset</w:t>
      </w:r>
      <w:proofErr w:type="spellEnd"/>
      <w:r w:rsidRPr="00E84E05">
        <w:rPr>
          <w:color w:val="000000"/>
          <w:rPrChange w:id="126" w:author="Dalton Solano dos Reis" w:date="2024-06-25T10:41:00Z">
            <w:rPr/>
          </w:rPrChange>
        </w:rPr>
        <w:t xml:space="preserve"> Store é uma plataforma onde desenvolvedores podem adquirir e importar uma vasta gama de componentes e recursos para enriquecer seus projetos. Muitos desses recursos estão disponíveis gratuitamente, o que amplia as opções e reduz custos de desenvolvimento.</w:t>
      </w:r>
    </w:p>
    <w:p w14:paraId="647117D7" w14:textId="77777777" w:rsidR="00BE4CD4" w:rsidRPr="00BE4CD4" w:rsidRDefault="00BE4CD4">
      <w:pPr>
        <w:pStyle w:val="TF-ALNEA"/>
        <w:spacing w:before="0" w:after="120"/>
        <w:pPrChange w:id="127" w:author="Dalton Solano dos Reis" w:date="2024-06-25T10:46:00Z">
          <w:pPr>
            <w:keepNext w:val="0"/>
            <w:keepLines w:val="0"/>
          </w:pPr>
        </w:pPrChange>
      </w:pPr>
    </w:p>
    <w:p w14:paraId="18C3A8E3" w14:textId="4E3DE315" w:rsidR="00BE4CD4" w:rsidRDefault="00BE4CD4" w:rsidP="00BE4CD4">
      <w:pPr>
        <w:keepNext w:val="0"/>
        <w:keepLines w:val="0"/>
        <w:ind w:firstLine="720"/>
        <w:jc w:val="both"/>
        <w:rPr>
          <w:color w:val="000000"/>
          <w:sz w:val="20"/>
          <w:szCs w:val="20"/>
        </w:rPr>
      </w:pPr>
      <w:r w:rsidRPr="00BE4CD4">
        <w:rPr>
          <w:color w:val="000000"/>
          <w:sz w:val="20"/>
          <w:szCs w:val="20"/>
        </w:rPr>
        <w:t xml:space="preserve">Além desses recursos, a Unity possui inúmeras integrações com plataformas que facilitam o desenvolvimento como </w:t>
      </w:r>
      <w:ins w:id="128" w:author="Dalton Solano dos Reis" w:date="2024-06-25T10:46:00Z">
        <w:r w:rsidR="00372CA8">
          <w:rPr>
            <w:color w:val="000000"/>
            <w:sz w:val="20"/>
            <w:szCs w:val="20"/>
          </w:rPr>
          <w:t xml:space="preserve">por exemplo </w:t>
        </w:r>
      </w:ins>
      <w:r w:rsidRPr="00BE4CD4">
        <w:rPr>
          <w:color w:val="000000"/>
          <w:sz w:val="20"/>
          <w:szCs w:val="20"/>
        </w:rPr>
        <w:t xml:space="preserve">a Vuforia, uma plataforma de desenvolvimento de </w:t>
      </w:r>
      <w:del w:id="129" w:author="Dalton Solano dos Reis" w:date="2024-06-25T10:46:00Z">
        <w:r w:rsidRPr="00BE4CD4" w:rsidDel="00372CA8">
          <w:rPr>
            <w:color w:val="000000"/>
            <w:sz w:val="20"/>
            <w:szCs w:val="20"/>
          </w:rPr>
          <w:delText xml:space="preserve">realidade </w:delText>
        </w:r>
      </w:del>
      <w:ins w:id="130" w:author="Dalton Solano dos Reis" w:date="2024-06-25T10:46:00Z">
        <w:r w:rsidR="00372CA8">
          <w:rPr>
            <w:color w:val="000000"/>
            <w:sz w:val="20"/>
            <w:szCs w:val="20"/>
          </w:rPr>
          <w:t>R</w:t>
        </w:r>
        <w:r w:rsidR="00372CA8" w:rsidRPr="00BE4CD4">
          <w:rPr>
            <w:color w:val="000000"/>
            <w:sz w:val="20"/>
            <w:szCs w:val="20"/>
          </w:rPr>
          <w:t xml:space="preserve">ealidade </w:t>
        </w:r>
      </w:ins>
      <w:del w:id="131" w:author="Dalton Solano dos Reis" w:date="2024-06-25T10:46:00Z">
        <w:r w:rsidRPr="00BE4CD4" w:rsidDel="00372CA8">
          <w:rPr>
            <w:color w:val="000000"/>
            <w:sz w:val="20"/>
            <w:szCs w:val="20"/>
          </w:rPr>
          <w:delText xml:space="preserve">aumentada </w:delText>
        </w:r>
      </w:del>
      <w:ins w:id="132" w:author="Dalton Solano dos Reis" w:date="2024-06-25T10:46:00Z">
        <w:r w:rsidR="00372CA8">
          <w:rPr>
            <w:color w:val="000000"/>
            <w:sz w:val="20"/>
            <w:szCs w:val="20"/>
          </w:rPr>
          <w:t>A</w:t>
        </w:r>
        <w:r w:rsidR="00372CA8" w:rsidRPr="00BE4CD4">
          <w:rPr>
            <w:color w:val="000000"/>
            <w:sz w:val="20"/>
            <w:szCs w:val="20"/>
          </w:rPr>
          <w:t xml:space="preserve">umentada </w:t>
        </w:r>
      </w:ins>
      <w:r w:rsidRPr="00BE4CD4">
        <w:rPr>
          <w:color w:val="000000"/>
          <w:sz w:val="20"/>
          <w:szCs w:val="20"/>
        </w:rPr>
        <w:t>(ANTLIA, 2024).</w:t>
      </w:r>
    </w:p>
    <w:p w14:paraId="591CCD75" w14:textId="4B0A6AE5" w:rsidR="00BE4CD4" w:rsidRDefault="00BE4CD4" w:rsidP="00BE4CD4">
      <w:pPr>
        <w:pStyle w:val="Ttulo2"/>
      </w:pPr>
      <w:r>
        <w:t>interface de usuario tangÍvel</w:t>
      </w:r>
    </w:p>
    <w:p w14:paraId="1CC5C5D4" w14:textId="77777777" w:rsidR="00BE4CD4" w:rsidRDefault="00BE4CD4" w:rsidP="00BE4CD4">
      <w:pPr>
        <w:pStyle w:val="NormalWeb"/>
        <w:spacing w:before="0" w:beforeAutospacing="0" w:after="120" w:afterAutospacing="0"/>
        <w:ind w:firstLine="680"/>
        <w:jc w:val="both"/>
      </w:pPr>
      <w:r>
        <w:rPr>
          <w:color w:val="000000"/>
          <w:sz w:val="20"/>
          <w:szCs w:val="20"/>
        </w:rPr>
        <w:t xml:space="preserve">Em 1997 os pesquisadores led Ishii e </w:t>
      </w:r>
      <w:proofErr w:type="spellStart"/>
      <w:r>
        <w:rPr>
          <w:color w:val="000000"/>
          <w:sz w:val="20"/>
          <w:szCs w:val="20"/>
        </w:rPr>
        <w:t>Ullmer</w:t>
      </w:r>
      <w:proofErr w:type="spellEnd"/>
      <w:r>
        <w:rPr>
          <w:color w:val="000000"/>
          <w:sz w:val="20"/>
          <w:szCs w:val="20"/>
        </w:rPr>
        <w:t xml:space="preserve"> desenvolveram o termo Interface de Usuário Tangível (IUT). Segundo eles esse tipo de interface tem como objetivo tornar a computação onipresente e diminuir a diferença entre o mundo físico e o mundo computacional. Em 1999 </w:t>
      </w:r>
      <w:proofErr w:type="spellStart"/>
      <w:r>
        <w:rPr>
          <w:color w:val="000000"/>
          <w:sz w:val="20"/>
          <w:szCs w:val="20"/>
        </w:rPr>
        <w:t>Dourish</w:t>
      </w:r>
      <w:proofErr w:type="spellEnd"/>
      <w:r>
        <w:rPr>
          <w:color w:val="000000"/>
          <w:sz w:val="20"/>
          <w:szCs w:val="20"/>
        </w:rPr>
        <w:t xml:space="preserve"> propôs que fossem incorporados mais dispositivos computacionais ao ambiente físico. O principal ponto de diferença entre a Interface gráfica do utilizador e a Interface de Usuário Tangível e a criação de mais sensores físicos que se comuniquem com o computador (RODIĆ; GRANIĆ, 2021). As Interfaces de Usuário Tangível são usadas principalmente para facilitar a interação entre usuário e máquina de uma maneira mais intuitiva (HUANG; HUANG; CHENG, 2021). Como por exemplo, para a criação de mesas interativas em museus e até mesas interativas em ambientes de trabalho. As IUT também colaboram para o aprendizado por ser possível ter uma interação maior com o assunto que está sendo abordado, influenciando também em comportamentos lúdicos que influenciam positivamente no aprendizado (URRUTIA, 2019).</w:t>
      </w:r>
    </w:p>
    <w:p w14:paraId="6A430777" w14:textId="1A99F0C8" w:rsidR="00BE4CD4" w:rsidDel="00D1473E" w:rsidRDefault="00BE4CD4" w:rsidP="00BE4CD4">
      <w:pPr>
        <w:pStyle w:val="NormalWeb"/>
        <w:spacing w:before="0" w:beforeAutospacing="0" w:after="120" w:afterAutospacing="0"/>
        <w:ind w:firstLine="680"/>
        <w:jc w:val="both"/>
        <w:rPr>
          <w:del w:id="133" w:author="Dalton Solano dos Reis" w:date="2024-06-25T10:57:00Z"/>
        </w:rPr>
      </w:pPr>
      <w:r>
        <w:rPr>
          <w:color w:val="000000"/>
          <w:sz w:val="20"/>
          <w:szCs w:val="20"/>
        </w:rPr>
        <w:t>Em um cenário educacional as IUT se tornam mais atraentes que as interfaces gráficas de usuário pois utilizando as interfaces gráficas de usuário é possível utilizar apenas teclado, mouse ou algum tipo de apontador para o dispositivo</w:t>
      </w:r>
      <w:del w:id="134" w:author="Dalton Solano dos Reis" w:date="2024-06-25T10:50:00Z">
        <w:r w:rsidDel="00727301">
          <w:rPr>
            <w:color w:val="000000"/>
            <w:sz w:val="20"/>
            <w:szCs w:val="20"/>
          </w:rPr>
          <w:delText>, e</w:delText>
        </w:r>
      </w:del>
      <w:ins w:id="135" w:author="Dalton Solano dos Reis" w:date="2024-06-25T10:50:00Z">
        <w:r w:rsidR="00727301">
          <w:rPr>
            <w:color w:val="000000"/>
            <w:sz w:val="20"/>
            <w:szCs w:val="20"/>
          </w:rPr>
          <w:t>. E</w:t>
        </w:r>
      </w:ins>
      <w:r>
        <w:rPr>
          <w:color w:val="000000"/>
          <w:sz w:val="20"/>
          <w:szCs w:val="20"/>
        </w:rPr>
        <w:t>nquanto com a IUT é possível interagir utilizando objetos do mundo real que pode dar ao usuário uma sensação de toque e resposta. Vários estudos mostram que o processo de ensino utilizando IUT é mais benéfico do que os métodos tradicionais, pois utilizando IUT os alunos se envolvem mais na aula, pois a interação para a resolução de problemas se torna mais atraente e divertida. Outro exemplo é a utilização de IUT em amostras, exposições e museus, pois permite uma interação maior com os objetos que estão sendo expostos (KRESTANOVA, 2021).</w:t>
      </w:r>
    </w:p>
    <w:p w14:paraId="387C2124" w14:textId="77777777" w:rsidR="00BE4CD4" w:rsidRPr="00BE4CD4" w:rsidRDefault="00BE4CD4">
      <w:pPr>
        <w:pStyle w:val="NormalWeb"/>
        <w:spacing w:before="0" w:beforeAutospacing="0" w:after="120" w:afterAutospacing="0"/>
        <w:ind w:firstLine="680"/>
        <w:jc w:val="both"/>
        <w:pPrChange w:id="136" w:author="Dalton Solano dos Reis" w:date="2024-06-25T10:57:00Z">
          <w:pPr>
            <w:pStyle w:val="TF-TEXTO"/>
          </w:pPr>
        </w:pPrChange>
      </w:pPr>
    </w:p>
    <w:p w14:paraId="4B4647E8" w14:textId="77777777" w:rsidR="00A7748B" w:rsidRDefault="00A7748B" w:rsidP="00BE4CD4">
      <w:pPr>
        <w:pStyle w:val="Ttulo2"/>
      </w:pPr>
      <w:r>
        <w:t>TRABALHOS CORRELATOS</w:t>
      </w:r>
    </w:p>
    <w:p w14:paraId="624168F8" w14:textId="287E497C" w:rsidR="005816A3" w:rsidDel="00D1473E" w:rsidRDefault="00BE4CD4" w:rsidP="00D1473E">
      <w:pPr>
        <w:pStyle w:val="TF-TEXTO"/>
        <w:rPr>
          <w:del w:id="137" w:author="Dalton Solano dos Reis" w:date="2024-06-25T10:58:00Z"/>
        </w:rPr>
      </w:pPr>
      <w:r>
        <w:t xml:space="preserve">A seguir são apresentados três trabalhos correlatos. </w:t>
      </w:r>
      <w:commentRangeStart w:id="138"/>
      <w:r>
        <w:t>N</w:t>
      </w:r>
      <w:r w:rsidR="00986F59">
        <w:t>a</w:t>
      </w:r>
      <w:r>
        <w:t xml:space="preserve"> </w:t>
      </w:r>
      <w:r w:rsidR="00986F59">
        <w:fldChar w:fldCharType="begin"/>
      </w:r>
      <w:r w:rsidR="00986F59">
        <w:instrText xml:space="preserve"> REF _Ref170090879 \h  \* MERGEFORMAT </w:instrText>
      </w:r>
      <w:r w:rsidR="00986F59">
        <w:fldChar w:fldCharType="separate"/>
      </w:r>
      <w:r w:rsidR="00986F59" w:rsidRPr="00986F59">
        <w:t xml:space="preserve">Tabela </w:t>
      </w:r>
      <w:r w:rsidR="00986F59" w:rsidRPr="00986F59">
        <w:rPr>
          <w:noProof/>
        </w:rPr>
        <w:t>1</w:t>
      </w:r>
      <w:r w:rsidR="00986F59">
        <w:fldChar w:fldCharType="end"/>
      </w:r>
      <w:commentRangeEnd w:id="138"/>
      <w:r w:rsidR="00727301">
        <w:rPr>
          <w:rStyle w:val="Refdecomentrio"/>
        </w:rPr>
        <w:commentReference w:id="138"/>
      </w:r>
      <w:r w:rsidR="00986F59">
        <w:t xml:space="preserve"> </w:t>
      </w:r>
      <w:r>
        <w:t>é apresentado o projeto de Chen (2020), que busca descobrir como jogos de tabuleiro podem auxiliar na comunicação e resolução de problemas. N</w:t>
      </w:r>
      <w:r w:rsidR="00986F59">
        <w:t>a</w:t>
      </w:r>
      <w:r>
        <w:t xml:space="preserve"> </w:t>
      </w:r>
      <w:r w:rsidR="00986F59" w:rsidRPr="00986F59">
        <w:fldChar w:fldCharType="begin"/>
      </w:r>
      <w:r w:rsidR="00986F59" w:rsidRPr="00986F59">
        <w:instrText xml:space="preserve"> REF _Ref170090995 \h </w:instrText>
      </w:r>
      <w:r w:rsidR="00986F59">
        <w:instrText xml:space="preserve"> \* MERGEFORMAT </w:instrText>
      </w:r>
      <w:r w:rsidR="00986F59" w:rsidRPr="00986F59">
        <w:fldChar w:fldCharType="separate"/>
      </w:r>
      <w:r w:rsidR="00986F59" w:rsidRPr="00986F59">
        <w:t>Tabela 2</w:t>
      </w:r>
      <w:r w:rsidR="00986F59" w:rsidRPr="00986F59">
        <w:fldChar w:fldCharType="end"/>
      </w:r>
      <w:r w:rsidR="00986F59">
        <w:t xml:space="preserve"> </w:t>
      </w:r>
      <w:r>
        <w:t xml:space="preserve">é apresentado o trabalho de </w:t>
      </w:r>
      <w:proofErr w:type="spellStart"/>
      <w:r>
        <w:t>Yusof</w:t>
      </w:r>
      <w:proofErr w:type="spellEnd"/>
      <w:r>
        <w:t xml:space="preserve"> (2019), que busca descobrir se a Realidade Aumentada traria mais interesse para o jogo de xadrez. Por fim, n</w:t>
      </w:r>
      <w:r w:rsidR="00986F59">
        <w:t>a</w:t>
      </w:r>
      <w:r>
        <w:t xml:space="preserve"> </w:t>
      </w:r>
      <w:r w:rsidR="00A81F83">
        <w:fldChar w:fldCharType="begin"/>
      </w:r>
      <w:r w:rsidR="00A81F83">
        <w:instrText xml:space="preserve"> REF _Ref170091178 \h </w:instrText>
      </w:r>
      <w:r w:rsidR="00A81F83">
        <w:fldChar w:fldCharType="separate"/>
      </w:r>
      <w:r w:rsidR="00A81F83" w:rsidRPr="00A81F83">
        <w:t xml:space="preserve">Tabela </w:t>
      </w:r>
      <w:r w:rsidR="00A81F83" w:rsidRPr="00A81F83">
        <w:rPr>
          <w:noProof/>
        </w:rPr>
        <w:t>3</w:t>
      </w:r>
      <w:r w:rsidR="00A81F83">
        <w:fldChar w:fldCharType="end"/>
      </w:r>
      <w:r w:rsidR="00A81F83">
        <w:t xml:space="preserve"> </w:t>
      </w:r>
      <w:r>
        <w:t xml:space="preserve">é descrito o trabalho de </w:t>
      </w:r>
      <w:proofErr w:type="spellStart"/>
      <w:r>
        <w:t>Cerrón</w:t>
      </w:r>
      <w:proofErr w:type="spellEnd"/>
      <w:r>
        <w:t xml:space="preserve"> (2019), que buscava desenvolver um jogo de xadrez </w:t>
      </w:r>
      <w:commentRangeStart w:id="139"/>
      <w:r>
        <w:t>utilizand</w:t>
      </w:r>
      <w:commentRangeEnd w:id="139"/>
      <w:r w:rsidR="00D1473E">
        <w:rPr>
          <w:rStyle w:val="Refdecomentrio"/>
        </w:rPr>
        <w:commentReference w:id="139"/>
      </w:r>
      <w:r>
        <w:t>o Realidade Aumentada e animação 3D para a captura de peças.</w:t>
      </w:r>
      <w:del w:id="140" w:author="Dalton Solano dos Reis" w:date="2024-06-25T10:58:00Z">
        <w:r w:rsidDel="00D1473E">
          <w:delText> </w:delText>
        </w:r>
      </w:del>
    </w:p>
    <w:p w14:paraId="042620E8" w14:textId="77777777" w:rsidR="00D1473E" w:rsidRDefault="00D1473E" w:rsidP="00986F59">
      <w:pPr>
        <w:pStyle w:val="TF-TEXTO"/>
        <w:rPr>
          <w:ins w:id="141" w:author="Dalton Solano dos Reis" w:date="2024-06-25T10:58:00Z"/>
        </w:rPr>
      </w:pPr>
    </w:p>
    <w:p w14:paraId="37D2D2FB" w14:textId="77777777" w:rsidR="00D1473E" w:rsidRDefault="00D1473E" w:rsidP="00986F59">
      <w:pPr>
        <w:pStyle w:val="TF-TEXTO"/>
        <w:rPr>
          <w:ins w:id="142" w:author="Dalton Solano dos Reis" w:date="2024-06-25T10:58:00Z"/>
        </w:rPr>
      </w:pPr>
    </w:p>
    <w:p w14:paraId="0264DC32" w14:textId="56A3CA0A" w:rsidR="005816A3" w:rsidRPr="00986F59" w:rsidRDefault="005816A3">
      <w:pPr>
        <w:pStyle w:val="TF-TEXTO"/>
        <w:pPrChange w:id="143" w:author="Dalton Solano dos Reis" w:date="2024-06-25T10:58:00Z">
          <w:pPr>
            <w:pStyle w:val="TF-LEGENDA"/>
          </w:pPr>
        </w:pPrChange>
      </w:pPr>
    </w:p>
    <w:p w14:paraId="4C31DFC6" w14:textId="55283E92" w:rsidR="00986F59" w:rsidRPr="00986F59" w:rsidRDefault="00986F59" w:rsidP="00986F59">
      <w:pPr>
        <w:pStyle w:val="TF-LEGENDA"/>
        <w:rPr>
          <w:lang w:val="en-US"/>
        </w:rPr>
      </w:pPr>
      <w:bookmarkStart w:id="144" w:name="_Ref170090879"/>
      <w:bookmarkStart w:id="145" w:name="_Ref170090874"/>
      <w:proofErr w:type="spellStart"/>
      <w:r w:rsidRPr="00986F59">
        <w:rPr>
          <w:lang w:val="en-US"/>
        </w:rPr>
        <w:lastRenderedPageBreak/>
        <w:t>Tabela</w:t>
      </w:r>
      <w:proofErr w:type="spellEnd"/>
      <w:r w:rsidRPr="00986F59">
        <w:rPr>
          <w:lang w:val="en-US"/>
        </w:rPr>
        <w:t xml:space="preserve"> </w:t>
      </w:r>
      <w:r>
        <w:fldChar w:fldCharType="begin"/>
      </w:r>
      <w:r w:rsidRPr="00986F59">
        <w:rPr>
          <w:lang w:val="en-US"/>
        </w:rPr>
        <w:instrText xml:space="preserve"> SEQ Tabela \* ARABIC </w:instrText>
      </w:r>
      <w:r>
        <w:fldChar w:fldCharType="separate"/>
      </w:r>
      <w:r w:rsidR="00B83B85">
        <w:rPr>
          <w:noProof/>
          <w:lang w:val="en-US"/>
        </w:rPr>
        <w:t>1</w:t>
      </w:r>
      <w:r>
        <w:fldChar w:fldCharType="end"/>
      </w:r>
      <w:bookmarkEnd w:id="144"/>
      <w:r w:rsidRPr="00986F59">
        <w:rPr>
          <w:lang w:val="en-US"/>
        </w:rPr>
        <w:t xml:space="preserve"> – a cognitive-based board game with augmented reality for older </w:t>
      </w:r>
      <w:proofErr w:type="gramStart"/>
      <w:r w:rsidRPr="00986F59">
        <w:rPr>
          <w:lang w:val="en-US"/>
        </w:rPr>
        <w:t>adults</w:t>
      </w:r>
      <w:proofErr w:type="gramEnd"/>
      <w:r w:rsidRPr="00986F59">
        <w:rPr>
          <w:lang w:val="en-US"/>
        </w:rPr>
        <w:t xml:space="preserve"> development and usability study</w:t>
      </w:r>
      <w:bookmarkEnd w:id="1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986F59">
        <w:tc>
          <w:tcPr>
            <w:tcW w:w="1698" w:type="dxa"/>
            <w:shd w:val="clear" w:color="auto" w:fill="auto"/>
          </w:tcPr>
          <w:p w14:paraId="7260256E" w14:textId="77777777" w:rsidR="005816A3" w:rsidRDefault="005816A3" w:rsidP="00E36EE8">
            <w:pPr>
              <w:pStyle w:val="TF-TEXTO-QUADRO"/>
            </w:pPr>
            <w:r>
              <w:t>Referência</w:t>
            </w:r>
          </w:p>
        </w:tc>
        <w:tc>
          <w:tcPr>
            <w:tcW w:w="7823" w:type="dxa"/>
            <w:shd w:val="clear" w:color="auto" w:fill="auto"/>
          </w:tcPr>
          <w:p w14:paraId="6D88E0CD" w14:textId="0DBB041A" w:rsidR="005816A3" w:rsidRDefault="00BE4CD4" w:rsidP="00E36EE8">
            <w:pPr>
              <w:pStyle w:val="TF-TEXTO-QUADRO"/>
            </w:pPr>
            <w:r>
              <w:rPr>
                <w:color w:val="000000"/>
              </w:rPr>
              <w:t>Chen (2020)</w:t>
            </w:r>
          </w:p>
        </w:tc>
      </w:tr>
      <w:tr w:rsidR="005816A3" w14:paraId="6F35EC71" w14:textId="77777777" w:rsidTr="00986F59">
        <w:tc>
          <w:tcPr>
            <w:tcW w:w="1698" w:type="dxa"/>
            <w:shd w:val="clear" w:color="auto" w:fill="auto"/>
          </w:tcPr>
          <w:p w14:paraId="21D7DD23" w14:textId="77777777" w:rsidR="005816A3" w:rsidRDefault="005816A3" w:rsidP="00E36EE8">
            <w:pPr>
              <w:pStyle w:val="TF-TEXTO-QUADRO"/>
            </w:pPr>
            <w:r>
              <w:t>Objetivos</w:t>
            </w:r>
          </w:p>
        </w:tc>
        <w:tc>
          <w:tcPr>
            <w:tcW w:w="7823" w:type="dxa"/>
            <w:shd w:val="clear" w:color="auto" w:fill="auto"/>
          </w:tcPr>
          <w:p w14:paraId="714B4228" w14:textId="3A674152" w:rsidR="005816A3" w:rsidRDefault="00BE4CD4" w:rsidP="00E36EE8">
            <w:pPr>
              <w:pStyle w:val="TF-TEXTO-QUADRO"/>
            </w:pPr>
            <w:r>
              <w:rPr>
                <w:color w:val="000000"/>
              </w:rPr>
              <w:t>Entender como jogos de tabuleiro, que utilizam Realidade Aumentada (RA), podem auxiliar na comunicação, resolução de problemas e respostas emocionais</w:t>
            </w:r>
            <w:ins w:id="146" w:author="Dalton Solano dos Reis" w:date="2024-06-25T10:54:00Z">
              <w:r w:rsidR="00D1473E">
                <w:rPr>
                  <w:color w:val="000000"/>
                </w:rPr>
                <w:t>.</w:t>
              </w:r>
            </w:ins>
            <w:r>
              <w:rPr>
                <w:color w:val="000000"/>
              </w:rPr>
              <w:t xml:space="preserve"> </w:t>
            </w:r>
            <w:del w:id="147" w:author="Dalton Solano dos Reis" w:date="2024-06-25T10:54:00Z">
              <w:r w:rsidDel="00D1473E">
                <w:rPr>
                  <w:color w:val="000000"/>
                </w:rPr>
                <w:delText xml:space="preserve">e </w:delText>
              </w:r>
            </w:del>
            <w:ins w:id="148" w:author="Dalton Solano dos Reis" w:date="2024-06-25T10:54:00Z">
              <w:r w:rsidR="00D1473E">
                <w:rPr>
                  <w:color w:val="000000"/>
                </w:rPr>
                <w:t xml:space="preserve">E </w:t>
              </w:r>
            </w:ins>
            <w:r>
              <w:rPr>
                <w:color w:val="000000"/>
              </w:rPr>
              <w:t>se a RA é benéfica para a faixa etária entre 50 e 59 anos.</w:t>
            </w:r>
          </w:p>
        </w:tc>
      </w:tr>
      <w:tr w:rsidR="005816A3" w14:paraId="50E7DFC8" w14:textId="77777777" w:rsidTr="00986F59">
        <w:tc>
          <w:tcPr>
            <w:tcW w:w="1698" w:type="dxa"/>
            <w:shd w:val="clear" w:color="auto" w:fill="auto"/>
          </w:tcPr>
          <w:p w14:paraId="02BCAB42" w14:textId="77777777" w:rsidR="005816A3" w:rsidRDefault="005816A3" w:rsidP="00E36EE8">
            <w:pPr>
              <w:pStyle w:val="TF-TEXTO-QUADRO"/>
            </w:pPr>
            <w:r>
              <w:t>Principais funcionalidades</w:t>
            </w:r>
          </w:p>
        </w:tc>
        <w:tc>
          <w:tcPr>
            <w:tcW w:w="7823" w:type="dxa"/>
            <w:shd w:val="clear" w:color="auto" w:fill="auto"/>
          </w:tcPr>
          <w:p w14:paraId="1B02AE5D" w14:textId="4E87992B" w:rsidR="005816A3" w:rsidRDefault="00BE4CD4" w:rsidP="00E36EE8">
            <w:pPr>
              <w:pStyle w:val="TF-TEXTO-QUADRO"/>
            </w:pPr>
            <w:r>
              <w:rPr>
                <w:color w:val="000000"/>
              </w:rPr>
              <w:t>O jogo se trata de um quebra-cabeça de marcadores 2D que quando juntados corretamente formam um marcador que gera uma imagem 3D do objeto.</w:t>
            </w:r>
          </w:p>
        </w:tc>
      </w:tr>
      <w:tr w:rsidR="005816A3" w14:paraId="200A0FFC" w14:textId="77777777" w:rsidTr="00986F59">
        <w:tc>
          <w:tcPr>
            <w:tcW w:w="1698" w:type="dxa"/>
            <w:shd w:val="clear" w:color="auto" w:fill="auto"/>
          </w:tcPr>
          <w:p w14:paraId="6A80DCC3" w14:textId="77777777" w:rsidR="005816A3" w:rsidRDefault="005816A3" w:rsidP="00E36EE8">
            <w:pPr>
              <w:pStyle w:val="TF-TEXTO-QUADRO"/>
            </w:pPr>
            <w:r>
              <w:t>Ferramentas de desenvolvimento</w:t>
            </w:r>
          </w:p>
        </w:tc>
        <w:tc>
          <w:tcPr>
            <w:tcW w:w="7823" w:type="dxa"/>
            <w:shd w:val="clear" w:color="auto" w:fill="auto"/>
          </w:tcPr>
          <w:p w14:paraId="6CA20E43" w14:textId="777AF3AE" w:rsidR="005816A3" w:rsidRDefault="00BE4CD4" w:rsidP="00E36EE8">
            <w:pPr>
              <w:pStyle w:val="TF-TEXTO-QUADRO"/>
            </w:pPr>
            <w:r>
              <w:rPr>
                <w:color w:val="000000"/>
              </w:rPr>
              <w:t>Não especificado.</w:t>
            </w:r>
          </w:p>
        </w:tc>
      </w:tr>
      <w:tr w:rsidR="005816A3" w14:paraId="3A090D49" w14:textId="77777777" w:rsidTr="00986F59">
        <w:tc>
          <w:tcPr>
            <w:tcW w:w="1698" w:type="dxa"/>
            <w:shd w:val="clear" w:color="auto" w:fill="auto"/>
          </w:tcPr>
          <w:p w14:paraId="3D1402E6" w14:textId="77777777" w:rsidR="005816A3" w:rsidRDefault="005816A3" w:rsidP="00E36EE8">
            <w:pPr>
              <w:pStyle w:val="TF-TEXTO-QUADRO"/>
            </w:pPr>
            <w:r>
              <w:t>Resultados e conclusões</w:t>
            </w:r>
          </w:p>
        </w:tc>
        <w:tc>
          <w:tcPr>
            <w:tcW w:w="7823" w:type="dxa"/>
            <w:shd w:val="clear" w:color="auto" w:fill="auto"/>
          </w:tcPr>
          <w:p w14:paraId="43C00EEA" w14:textId="76E9AF48" w:rsidR="005816A3" w:rsidRDefault="00BE4CD4" w:rsidP="00E36EE8">
            <w:pPr>
              <w:pStyle w:val="TF-TEXTO-QUADRO"/>
            </w:pPr>
            <w:r>
              <w:rPr>
                <w:color w:val="000000"/>
              </w:rPr>
              <w:t>Foi possível notar que houve um engajamento grande dos participantes utilizando a RA, tendo os objetos despertando uma sensação nostálgica, o que gerou um sentimento bom.</w:t>
            </w:r>
          </w:p>
        </w:tc>
      </w:tr>
    </w:tbl>
    <w:p w14:paraId="084F810A" w14:textId="77777777" w:rsidR="005816A3" w:rsidDel="00D1473E" w:rsidRDefault="00A7748B" w:rsidP="00A7748B">
      <w:pPr>
        <w:pStyle w:val="TF-FONTE"/>
        <w:rPr>
          <w:del w:id="149" w:author="Dalton Solano dos Reis" w:date="2024-06-25T10:54:00Z"/>
        </w:rPr>
      </w:pPr>
      <w:r>
        <w:t>Fonte: elaborado pelo autor.</w:t>
      </w:r>
    </w:p>
    <w:p w14:paraId="7849D2DA" w14:textId="5D4049B6" w:rsidR="00BE4CD4" w:rsidRPr="00BE4CD4" w:rsidRDefault="00BE4CD4">
      <w:pPr>
        <w:pStyle w:val="TF-FONTE"/>
        <w:pPrChange w:id="150" w:author="Dalton Solano dos Reis" w:date="2024-06-25T10:54:00Z">
          <w:pPr/>
        </w:pPrChange>
      </w:pPr>
    </w:p>
    <w:p w14:paraId="14641363" w14:textId="77777777" w:rsidR="00D1473E" w:rsidDel="00D1473E" w:rsidRDefault="00D1473E" w:rsidP="00D1473E">
      <w:pPr>
        <w:pStyle w:val="TF-FIGURA"/>
        <w:jc w:val="left"/>
        <w:rPr>
          <w:del w:id="151" w:author="Dalton Solano dos Reis" w:date="2024-06-25T10:57:00Z"/>
          <w:moveTo w:id="152" w:author="Dalton Solano dos Reis" w:date="2024-06-25T10:57:00Z"/>
        </w:rPr>
      </w:pPr>
      <w:bookmarkStart w:id="153" w:name="_Ref170090769"/>
      <w:moveToRangeStart w:id="154" w:author="Dalton Solano dos Reis" w:date="2024-06-25T10:57:00Z" w:name="move170205464"/>
      <w:moveTo w:id="155" w:author="Dalton Solano dos Reis" w:date="2024-06-25T10:57:00Z">
        <w:r>
          <w:tab/>
          <w:t xml:space="preserve">A </w:t>
        </w:r>
        <w:r>
          <w:fldChar w:fldCharType="begin"/>
        </w:r>
        <w:r>
          <w:instrText xml:space="preserve"> REF _Ref170090769 \h </w:instrText>
        </w:r>
      </w:moveTo>
      <w:moveTo w:id="156" w:author="Dalton Solano dos Reis" w:date="2024-06-25T10:57:00Z">
        <w:r>
          <w:fldChar w:fldCharType="separate"/>
        </w:r>
        <w:r>
          <w:t xml:space="preserve">Figura </w:t>
        </w:r>
        <w:r>
          <w:rPr>
            <w:noProof/>
          </w:rPr>
          <w:t>1</w:t>
        </w:r>
        <w:r>
          <w:fldChar w:fldCharType="end"/>
        </w:r>
        <w:r>
          <w:t xml:space="preserve"> é um exemplo de como as peças ficam após serem juntadas, e como o objeto 3D é gerado em cima do marcador. Nela é possível identificar que os marcadores possuem várias cores que ao serem juntados formam uma figura em 2D que representa o objeto 3D.</w:t>
        </w:r>
      </w:moveTo>
    </w:p>
    <w:moveToRangeEnd w:id="154"/>
    <w:p w14:paraId="1510AE47" w14:textId="77777777" w:rsidR="00D1473E" w:rsidRDefault="00D1473E">
      <w:pPr>
        <w:pStyle w:val="TF-FIGURA"/>
        <w:jc w:val="left"/>
        <w:rPr>
          <w:ins w:id="157" w:author="Dalton Solano dos Reis" w:date="2024-06-25T10:57:00Z"/>
        </w:rPr>
        <w:pPrChange w:id="158" w:author="Dalton Solano dos Reis" w:date="2024-06-25T10:57:00Z">
          <w:pPr>
            <w:pStyle w:val="TF-LEGENDA"/>
          </w:pPr>
        </w:pPrChange>
      </w:pPr>
    </w:p>
    <w:p w14:paraId="6DF780D9" w14:textId="425D6C4D" w:rsidR="00986F59" w:rsidRDefault="00986F59" w:rsidP="00986F59">
      <w:pPr>
        <w:pStyle w:val="TF-LEGENDA"/>
      </w:pPr>
      <w:r>
        <w:t xml:space="preserve">Figura </w:t>
      </w:r>
      <w:r>
        <w:fldChar w:fldCharType="begin"/>
      </w:r>
      <w:r>
        <w:instrText xml:space="preserve"> SEQ Figura \* ARABIC </w:instrText>
      </w:r>
      <w:r>
        <w:fldChar w:fldCharType="separate"/>
      </w:r>
      <w:r w:rsidR="002F1111">
        <w:rPr>
          <w:noProof/>
        </w:rPr>
        <w:t>1</w:t>
      </w:r>
      <w:r>
        <w:fldChar w:fldCharType="end"/>
      </w:r>
      <w:bookmarkEnd w:id="153"/>
      <w:r>
        <w:t xml:space="preserve"> - </w:t>
      </w:r>
      <w:r w:rsidRPr="009C73E0">
        <w:t>Exemplo de imagem gerada no jogo</w:t>
      </w:r>
    </w:p>
    <w:p w14:paraId="57E3BB7A" w14:textId="77777777" w:rsidR="00922825" w:rsidRDefault="00922825" w:rsidP="00913C29">
      <w:pPr>
        <w:pStyle w:val="TF-FIGURA"/>
        <w:rPr>
          <w:sz w:val="24"/>
          <w:szCs w:val="24"/>
        </w:rPr>
      </w:pPr>
      <w:r>
        <w:rPr>
          <w:noProof/>
          <w:bdr w:val="none" w:sz="0" w:space="0" w:color="auto" w:frame="1"/>
        </w:rPr>
        <w:drawing>
          <wp:inline distT="0" distB="0" distL="0" distR="0" wp14:anchorId="1A33FFA9" wp14:editId="07389235">
            <wp:extent cx="4397375" cy="2027555"/>
            <wp:effectExtent l="0" t="0" r="3175" b="0"/>
            <wp:docPr id="11503047" name="Imagem 3"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a de celular&#10;&#10;Descrição gerada automaticamente com confiança m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7375" cy="2027555"/>
                    </a:xfrm>
                    <a:prstGeom prst="rect">
                      <a:avLst/>
                    </a:prstGeom>
                    <a:noFill/>
                    <a:ln>
                      <a:noFill/>
                    </a:ln>
                  </pic:spPr>
                </pic:pic>
              </a:graphicData>
            </a:graphic>
          </wp:inline>
        </w:drawing>
      </w:r>
    </w:p>
    <w:p w14:paraId="569C234A" w14:textId="77777777" w:rsidR="00922825" w:rsidRPr="00E306AF" w:rsidDel="00D1473E" w:rsidRDefault="00922825">
      <w:pPr>
        <w:pStyle w:val="TF-FONTE"/>
        <w:rPr>
          <w:del w:id="159" w:author="Dalton Solano dos Reis" w:date="2024-06-25T10:57:00Z"/>
          <w:lang w:val="en-US"/>
          <w:rPrChange w:id="160" w:author="Dalton Solano dos Reis" w:date="2024-06-25T11:43:00Z">
            <w:rPr>
              <w:del w:id="161" w:author="Dalton Solano dos Reis" w:date="2024-06-25T10:57:00Z"/>
            </w:rPr>
          </w:rPrChange>
        </w:rPr>
        <w:pPrChange w:id="162" w:author="Dalton Solano dos Reis" w:date="2024-06-25T10:56:00Z">
          <w:pPr>
            <w:pStyle w:val="NormalWeb"/>
            <w:spacing w:before="0" w:beforeAutospacing="0" w:after="120" w:afterAutospacing="0"/>
            <w:jc w:val="center"/>
          </w:pPr>
        </w:pPrChange>
      </w:pPr>
      <w:r w:rsidRPr="00E306AF">
        <w:rPr>
          <w:shd w:val="clear" w:color="auto" w:fill="FFFFFF"/>
          <w:lang w:val="en-US"/>
          <w:rPrChange w:id="163" w:author="Dalton Solano dos Reis" w:date="2024-06-25T11:43:00Z">
            <w:rPr>
              <w:shd w:val="clear" w:color="auto" w:fill="FFFFFF"/>
            </w:rPr>
          </w:rPrChange>
        </w:rPr>
        <w:t>Fonte: Chen (2020).</w:t>
      </w:r>
    </w:p>
    <w:p w14:paraId="01F704C2" w14:textId="019E7275" w:rsidR="00BE4CD4" w:rsidRPr="00E306AF" w:rsidDel="00D1473E" w:rsidRDefault="00922825">
      <w:pPr>
        <w:pStyle w:val="TF-FIGURA"/>
        <w:jc w:val="left"/>
        <w:rPr>
          <w:moveFrom w:id="164" w:author="Dalton Solano dos Reis" w:date="2024-06-25T10:57:00Z"/>
          <w:lang w:val="en-US"/>
          <w:rPrChange w:id="165" w:author="Dalton Solano dos Reis" w:date="2024-06-25T11:43:00Z">
            <w:rPr>
              <w:moveFrom w:id="166" w:author="Dalton Solano dos Reis" w:date="2024-06-25T10:57:00Z"/>
            </w:rPr>
          </w:rPrChange>
        </w:rPr>
      </w:pPr>
      <w:moveFromRangeStart w:id="167" w:author="Dalton Solano dos Reis" w:date="2024-06-25T10:57:00Z" w:name="move170205464"/>
      <w:moveFrom w:id="168" w:author="Dalton Solano dos Reis" w:date="2024-06-25T10:57:00Z">
        <w:r w:rsidRPr="00E306AF" w:rsidDel="00D1473E">
          <w:rPr>
            <w:lang w:val="en-US"/>
            <w:rPrChange w:id="169" w:author="Dalton Solano dos Reis" w:date="2024-06-25T11:43:00Z">
              <w:rPr/>
            </w:rPrChange>
          </w:rPr>
          <w:tab/>
          <w:t xml:space="preserve">A </w:t>
        </w:r>
        <w:r w:rsidR="00986F59" w:rsidDel="00D1473E">
          <w:fldChar w:fldCharType="begin"/>
        </w:r>
        <w:r w:rsidR="00986F59" w:rsidRPr="00E306AF" w:rsidDel="00D1473E">
          <w:rPr>
            <w:lang w:val="en-US"/>
            <w:rPrChange w:id="170" w:author="Dalton Solano dos Reis" w:date="2024-06-25T11:43:00Z">
              <w:rPr/>
            </w:rPrChange>
          </w:rPr>
          <w:instrText xml:space="preserve"> REF _Ref170090769 \h </w:instrText>
        </w:r>
      </w:moveFrom>
      <w:del w:id="171" w:author="Dalton Solano dos Reis" w:date="2024-06-25T10:57:00Z"/>
      <w:moveFrom w:id="172" w:author="Dalton Solano dos Reis" w:date="2024-06-25T10:57:00Z">
        <w:r w:rsidR="00986F59" w:rsidDel="00D1473E">
          <w:fldChar w:fldCharType="separate"/>
        </w:r>
        <w:r w:rsidR="00986F59" w:rsidRPr="00E306AF" w:rsidDel="00D1473E">
          <w:rPr>
            <w:lang w:val="en-US"/>
            <w:rPrChange w:id="173" w:author="Dalton Solano dos Reis" w:date="2024-06-25T11:43:00Z">
              <w:rPr/>
            </w:rPrChange>
          </w:rPr>
          <w:t xml:space="preserve">Figura </w:t>
        </w:r>
        <w:r w:rsidR="00986F59" w:rsidRPr="00E306AF" w:rsidDel="00D1473E">
          <w:rPr>
            <w:noProof/>
            <w:lang w:val="en-US"/>
            <w:rPrChange w:id="174" w:author="Dalton Solano dos Reis" w:date="2024-06-25T11:43:00Z">
              <w:rPr>
                <w:noProof/>
              </w:rPr>
            </w:rPrChange>
          </w:rPr>
          <w:t>1</w:t>
        </w:r>
        <w:r w:rsidR="00986F59" w:rsidDel="00D1473E">
          <w:fldChar w:fldCharType="end"/>
        </w:r>
        <w:r w:rsidR="00986F59" w:rsidRPr="00E306AF" w:rsidDel="00D1473E">
          <w:rPr>
            <w:lang w:val="en-US"/>
            <w:rPrChange w:id="175" w:author="Dalton Solano dos Reis" w:date="2024-06-25T11:43:00Z">
              <w:rPr/>
            </w:rPrChange>
          </w:rPr>
          <w:t xml:space="preserve"> </w:t>
        </w:r>
        <w:r w:rsidRPr="00E306AF" w:rsidDel="00D1473E">
          <w:rPr>
            <w:lang w:val="en-US"/>
            <w:rPrChange w:id="176" w:author="Dalton Solano dos Reis" w:date="2024-06-25T11:43:00Z">
              <w:rPr/>
            </w:rPrChange>
          </w:rPr>
          <w:t xml:space="preserve">é um exemplo de como as peças ficam após serem juntadas, e como o objeto 3D é gerado em cima do marcador. Nela é possível identificar que os marcadores possuem </w:t>
        </w:r>
        <w:r w:rsidR="00986F59" w:rsidRPr="00E306AF" w:rsidDel="00D1473E">
          <w:rPr>
            <w:lang w:val="en-US"/>
            <w:rPrChange w:id="177" w:author="Dalton Solano dos Reis" w:date="2024-06-25T11:43:00Z">
              <w:rPr/>
            </w:rPrChange>
          </w:rPr>
          <w:t>várias</w:t>
        </w:r>
        <w:r w:rsidRPr="00E306AF" w:rsidDel="00D1473E">
          <w:rPr>
            <w:lang w:val="en-US"/>
            <w:rPrChange w:id="178" w:author="Dalton Solano dos Reis" w:date="2024-06-25T11:43:00Z">
              <w:rPr/>
            </w:rPrChange>
          </w:rPr>
          <w:t xml:space="preserve"> cores que ao serem juntados formam uma figura em 2D que representa o objeto 3D.</w:t>
        </w:r>
      </w:moveFrom>
    </w:p>
    <w:moveFromRangeEnd w:id="167"/>
    <w:p w14:paraId="633BFD5F" w14:textId="5A6E0B22" w:rsidR="00922825" w:rsidRPr="00E306AF" w:rsidRDefault="00922825">
      <w:pPr>
        <w:pStyle w:val="TF-FONTE"/>
        <w:rPr>
          <w:lang w:val="en-US"/>
        </w:rPr>
        <w:pPrChange w:id="179" w:author="Dalton Solano dos Reis" w:date="2024-06-25T10:57:00Z">
          <w:pPr>
            <w:pStyle w:val="TF-LEGENDA"/>
          </w:pPr>
        </w:pPrChange>
      </w:pPr>
    </w:p>
    <w:p w14:paraId="23FF6682" w14:textId="7BA89770" w:rsidR="00986F59" w:rsidRPr="00986F59" w:rsidRDefault="00986F59" w:rsidP="00986F59">
      <w:pPr>
        <w:pStyle w:val="TF-LEGENDA"/>
        <w:rPr>
          <w:lang w:val="en-US"/>
        </w:rPr>
      </w:pPr>
      <w:bookmarkStart w:id="180" w:name="_Ref170090995"/>
      <w:proofErr w:type="spellStart"/>
      <w:r w:rsidRPr="00986F59">
        <w:rPr>
          <w:lang w:val="en-US"/>
        </w:rPr>
        <w:t>Tabela</w:t>
      </w:r>
      <w:proofErr w:type="spellEnd"/>
      <w:r w:rsidRPr="00986F59">
        <w:rPr>
          <w:lang w:val="en-US"/>
        </w:rPr>
        <w:t xml:space="preserve"> </w:t>
      </w:r>
      <w:r>
        <w:fldChar w:fldCharType="begin"/>
      </w:r>
      <w:r w:rsidRPr="00986F59">
        <w:rPr>
          <w:lang w:val="en-US"/>
        </w:rPr>
        <w:instrText xml:space="preserve"> SEQ Tabela \* ARABIC </w:instrText>
      </w:r>
      <w:r>
        <w:fldChar w:fldCharType="separate"/>
      </w:r>
      <w:r w:rsidR="00B83B85">
        <w:rPr>
          <w:noProof/>
          <w:lang w:val="en-US"/>
        </w:rPr>
        <w:t>2</w:t>
      </w:r>
      <w:r>
        <w:fldChar w:fldCharType="end"/>
      </w:r>
      <w:bookmarkEnd w:id="180"/>
      <w:r w:rsidRPr="00986F59">
        <w:rPr>
          <w:lang w:val="en-US"/>
        </w:rPr>
        <w:t xml:space="preserve"> - collaborative augmented reality for chess game in handheld devices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22825" w14:paraId="512538F5" w14:textId="77777777" w:rsidTr="00986F59">
        <w:tc>
          <w:tcPr>
            <w:tcW w:w="1698" w:type="dxa"/>
            <w:shd w:val="clear" w:color="auto" w:fill="auto"/>
          </w:tcPr>
          <w:p w14:paraId="0F741A7A" w14:textId="77777777" w:rsidR="00922825" w:rsidRDefault="00922825" w:rsidP="00BB2AB8">
            <w:pPr>
              <w:pStyle w:val="TF-TEXTO-QUADRO"/>
            </w:pPr>
            <w:r>
              <w:t>Referência</w:t>
            </w:r>
          </w:p>
        </w:tc>
        <w:tc>
          <w:tcPr>
            <w:tcW w:w="7823" w:type="dxa"/>
            <w:shd w:val="clear" w:color="auto" w:fill="auto"/>
          </w:tcPr>
          <w:p w14:paraId="7428828C" w14:textId="4FA60E35" w:rsidR="00922825" w:rsidRDefault="00922825" w:rsidP="00BB2AB8">
            <w:pPr>
              <w:pStyle w:val="TF-TEXTO-QUADRO"/>
            </w:pPr>
            <w:proofErr w:type="spellStart"/>
            <w:r>
              <w:rPr>
                <w:color w:val="000000"/>
              </w:rPr>
              <w:t>Yusof</w:t>
            </w:r>
            <w:proofErr w:type="spellEnd"/>
            <w:r>
              <w:rPr>
                <w:color w:val="000000"/>
              </w:rPr>
              <w:t xml:space="preserve"> (2019)</w:t>
            </w:r>
          </w:p>
        </w:tc>
      </w:tr>
      <w:tr w:rsidR="00922825" w14:paraId="1352795A" w14:textId="77777777" w:rsidTr="00986F59">
        <w:tc>
          <w:tcPr>
            <w:tcW w:w="1698" w:type="dxa"/>
            <w:shd w:val="clear" w:color="auto" w:fill="auto"/>
          </w:tcPr>
          <w:p w14:paraId="1C06F1D6" w14:textId="77777777" w:rsidR="00922825" w:rsidRDefault="00922825" w:rsidP="00BB2AB8">
            <w:pPr>
              <w:pStyle w:val="TF-TEXTO-QUADRO"/>
            </w:pPr>
            <w:r>
              <w:t>Objetivos</w:t>
            </w:r>
          </w:p>
        </w:tc>
        <w:tc>
          <w:tcPr>
            <w:tcW w:w="7823" w:type="dxa"/>
            <w:shd w:val="clear" w:color="auto" w:fill="auto"/>
          </w:tcPr>
          <w:p w14:paraId="5178689F" w14:textId="2437B22C" w:rsidR="00922825" w:rsidRDefault="00922825" w:rsidP="00BB2AB8">
            <w:pPr>
              <w:pStyle w:val="TF-TEXTO-QUADRO"/>
            </w:pPr>
            <w:r>
              <w:rPr>
                <w:color w:val="000000"/>
              </w:rPr>
              <w:t>Desenvolver um jogo de xadrez para dispositivos móveis com Android para dois jogadores, utilizando Realidade Aumentada (RA).</w:t>
            </w:r>
          </w:p>
        </w:tc>
      </w:tr>
      <w:tr w:rsidR="00922825" w14:paraId="6D7F81BE" w14:textId="77777777" w:rsidTr="00986F59">
        <w:tc>
          <w:tcPr>
            <w:tcW w:w="1698" w:type="dxa"/>
            <w:shd w:val="clear" w:color="auto" w:fill="auto"/>
          </w:tcPr>
          <w:p w14:paraId="5E062026" w14:textId="77777777" w:rsidR="00922825" w:rsidRDefault="00922825" w:rsidP="00BB2AB8">
            <w:pPr>
              <w:pStyle w:val="TF-TEXTO-QUADRO"/>
            </w:pPr>
            <w:r>
              <w:t>Principais funcionalidades</w:t>
            </w:r>
          </w:p>
        </w:tc>
        <w:tc>
          <w:tcPr>
            <w:tcW w:w="7823" w:type="dxa"/>
            <w:shd w:val="clear" w:color="auto" w:fill="auto"/>
          </w:tcPr>
          <w:p w14:paraId="2C0C4353" w14:textId="618B3C98" w:rsidR="00922825" w:rsidRDefault="00922825" w:rsidP="00BB2AB8">
            <w:pPr>
              <w:pStyle w:val="TF-TEXTO-QUADRO"/>
            </w:pPr>
            <w:r>
              <w:rPr>
                <w:color w:val="000000"/>
              </w:rPr>
              <w:t>Possibilidade de jogar xadrez. Informar quais as jogadas possíveis para o usuário.</w:t>
            </w:r>
          </w:p>
        </w:tc>
      </w:tr>
      <w:tr w:rsidR="00922825" w14:paraId="69800BE0" w14:textId="77777777" w:rsidTr="00986F59">
        <w:tc>
          <w:tcPr>
            <w:tcW w:w="1698" w:type="dxa"/>
            <w:shd w:val="clear" w:color="auto" w:fill="auto"/>
          </w:tcPr>
          <w:p w14:paraId="4FA157E0" w14:textId="77777777" w:rsidR="00922825" w:rsidRDefault="00922825" w:rsidP="00BB2AB8">
            <w:pPr>
              <w:pStyle w:val="TF-TEXTO-QUADRO"/>
            </w:pPr>
            <w:r>
              <w:t>Ferramentas de desenvolvimento</w:t>
            </w:r>
          </w:p>
        </w:tc>
        <w:tc>
          <w:tcPr>
            <w:tcW w:w="7823" w:type="dxa"/>
            <w:shd w:val="clear" w:color="auto" w:fill="auto"/>
          </w:tcPr>
          <w:p w14:paraId="0ACE924B" w14:textId="77777777" w:rsidR="00922825" w:rsidRDefault="00922825" w:rsidP="00922825">
            <w:pPr>
              <w:pStyle w:val="NormalWeb"/>
              <w:spacing w:before="0" w:beforeAutospacing="0" w:after="0" w:afterAutospacing="0"/>
            </w:pPr>
            <w:r>
              <w:rPr>
                <w:color w:val="000000"/>
                <w:sz w:val="20"/>
                <w:szCs w:val="20"/>
              </w:rPr>
              <w:t>Para o desenvolvimento do jogo foi utilizada a Unity, configurada para sistemas Android. Já</w:t>
            </w:r>
          </w:p>
          <w:p w14:paraId="31CEFC26" w14:textId="77777777" w:rsidR="00922825" w:rsidRDefault="00922825" w:rsidP="00922825">
            <w:pPr>
              <w:pStyle w:val="NormalWeb"/>
              <w:spacing w:before="0" w:beforeAutospacing="0" w:after="0" w:afterAutospacing="0"/>
            </w:pPr>
            <w:r>
              <w:rPr>
                <w:color w:val="000000"/>
                <w:sz w:val="20"/>
                <w:szCs w:val="20"/>
              </w:rPr>
              <w:t>para criar a visualização em RA utilizou-se a plataforma Vuforia, que realiza o processamento</w:t>
            </w:r>
          </w:p>
          <w:p w14:paraId="7BB4FDF8" w14:textId="740DFEE5" w:rsidR="00922825" w:rsidRDefault="00922825" w:rsidP="00922825">
            <w:pPr>
              <w:pStyle w:val="NormalWeb"/>
              <w:spacing w:before="0" w:beforeAutospacing="0" w:after="0" w:afterAutospacing="0"/>
            </w:pPr>
            <w:r>
              <w:rPr>
                <w:color w:val="000000"/>
                <w:sz w:val="20"/>
                <w:szCs w:val="20"/>
              </w:rPr>
              <w:t>de imagens gerando marcadores virtuais.</w:t>
            </w:r>
          </w:p>
        </w:tc>
      </w:tr>
      <w:tr w:rsidR="00922825" w14:paraId="25E1F82A" w14:textId="77777777" w:rsidTr="00986F59">
        <w:tc>
          <w:tcPr>
            <w:tcW w:w="1698" w:type="dxa"/>
            <w:shd w:val="clear" w:color="auto" w:fill="auto"/>
          </w:tcPr>
          <w:p w14:paraId="70548915" w14:textId="77777777" w:rsidR="00922825" w:rsidRDefault="00922825" w:rsidP="00BB2AB8">
            <w:pPr>
              <w:pStyle w:val="TF-TEXTO-QUADRO"/>
            </w:pPr>
            <w:r>
              <w:t>Resultados e conclusões</w:t>
            </w:r>
          </w:p>
        </w:tc>
        <w:tc>
          <w:tcPr>
            <w:tcW w:w="7823" w:type="dxa"/>
            <w:shd w:val="clear" w:color="auto" w:fill="auto"/>
          </w:tcPr>
          <w:p w14:paraId="761BDC5E" w14:textId="6E3389C1" w:rsidR="00922825" w:rsidRDefault="00922825" w:rsidP="00BB2AB8">
            <w:pPr>
              <w:pStyle w:val="TF-TEXTO-QUADRO"/>
            </w:pPr>
            <w:r>
              <w:rPr>
                <w:color w:val="000000"/>
              </w:rPr>
              <w:t>O desempenho do jogo em dispositivos móveis foi satisfatório. As instruções em RA ajudaram os jogadores, mesmo inexperientes, a jogarem o xadrez de acordo com as regras oficiais do jogo.</w:t>
            </w:r>
          </w:p>
        </w:tc>
      </w:tr>
    </w:tbl>
    <w:p w14:paraId="68FA1A07" w14:textId="77777777" w:rsidR="00922825" w:rsidRDefault="00922825" w:rsidP="00922825">
      <w:pPr>
        <w:pStyle w:val="TF-FONTE"/>
        <w:rPr>
          <w:ins w:id="181" w:author="Dalton Solano dos Reis" w:date="2024-06-25T10:59:00Z"/>
        </w:rPr>
      </w:pPr>
      <w:r>
        <w:t>Fonte: elaborado pelo autor.</w:t>
      </w:r>
    </w:p>
    <w:p w14:paraId="18780900" w14:textId="77777777" w:rsidR="00D1473E" w:rsidRDefault="00D1473E" w:rsidP="00D1473E">
      <w:pPr>
        <w:pStyle w:val="TF-TEXTO"/>
        <w:rPr>
          <w:moveTo w:id="182" w:author="Dalton Solano dos Reis" w:date="2024-06-25T11:00:00Z"/>
        </w:rPr>
      </w:pPr>
      <w:moveToRangeStart w:id="183" w:author="Dalton Solano dos Reis" w:date="2024-06-25T11:00:00Z" w:name="move170205616"/>
      <w:moveTo w:id="184" w:author="Dalton Solano dos Reis" w:date="2024-06-25T11:00:00Z">
        <w:r>
          <w:tab/>
        </w:r>
        <w:r w:rsidRPr="000F25B4">
          <w:t>Na</w:t>
        </w:r>
        <w:r>
          <w:t xml:space="preserve"> </w:t>
        </w:r>
        <w:r w:rsidRPr="000F25B4">
          <w:t xml:space="preserve"> </w:t>
        </w:r>
        <w:r>
          <w:fldChar w:fldCharType="begin"/>
        </w:r>
        <w:r>
          <w:instrText xml:space="preserve"> REF _Ref170091241 \h  \* MERGEFORMAT </w:instrText>
        </w:r>
      </w:moveTo>
      <w:moveTo w:id="185" w:author="Dalton Solano dos Reis" w:date="2024-06-25T11:00:00Z">
        <w:r>
          <w:fldChar w:fldCharType="separate"/>
        </w:r>
        <w:r>
          <w:t xml:space="preserve">Figura </w:t>
        </w:r>
        <w:r>
          <w:rPr>
            <w:noProof/>
          </w:rPr>
          <w:t>2</w:t>
        </w:r>
        <w:r>
          <w:fldChar w:fldCharType="end"/>
        </w:r>
        <w:r>
          <w:t xml:space="preserve"> é possível ver pontos importantes para o trabalho como por exemplo as casas para onde a peça podem se mover, além de também ser possível visualizar a qual time pertence a jogada.</w:t>
        </w:r>
      </w:moveTo>
    </w:p>
    <w:moveToRangeEnd w:id="183"/>
    <w:p w14:paraId="716D3FAA" w14:textId="77777777" w:rsidR="00D1473E" w:rsidRPr="00D1473E" w:rsidRDefault="00D1473E">
      <w:pPr>
        <w:pPrChange w:id="186" w:author="Dalton Solano dos Reis" w:date="2024-06-25T10:59:00Z">
          <w:pPr>
            <w:pStyle w:val="TF-FONTE"/>
          </w:pPr>
        </w:pPrChange>
      </w:pPr>
    </w:p>
    <w:p w14:paraId="1636FD8F" w14:textId="77777777" w:rsidR="00922825" w:rsidRDefault="00922825" w:rsidP="00922825"/>
    <w:p w14:paraId="21BC1B71" w14:textId="3C0491C9" w:rsidR="00922825" w:rsidRDefault="00922825" w:rsidP="00922825">
      <w:pPr>
        <w:pStyle w:val="TF-FIGURA"/>
        <w:rPr>
          <w:sz w:val="24"/>
          <w:szCs w:val="24"/>
        </w:rPr>
      </w:pPr>
    </w:p>
    <w:p w14:paraId="52D326A2" w14:textId="77777777" w:rsidR="00A81F83" w:rsidRDefault="00922825" w:rsidP="00922825">
      <w:pPr>
        <w:pStyle w:val="TF-FIGURA"/>
      </w:pPr>
      <w:r>
        <w:t>    </w:t>
      </w:r>
    </w:p>
    <w:p w14:paraId="097E0745" w14:textId="70A58205" w:rsidR="00A81F83" w:rsidRDefault="00A81F83" w:rsidP="00A81F83">
      <w:pPr>
        <w:pStyle w:val="TF-LEGENDA"/>
      </w:pPr>
      <w:bookmarkStart w:id="187" w:name="_Ref170091241"/>
      <w:r>
        <w:t xml:space="preserve">Figura </w:t>
      </w:r>
      <w:r>
        <w:fldChar w:fldCharType="begin"/>
      </w:r>
      <w:r>
        <w:instrText xml:space="preserve"> SEQ Figura \* ARABIC </w:instrText>
      </w:r>
      <w:r>
        <w:fldChar w:fldCharType="separate"/>
      </w:r>
      <w:r w:rsidR="002F1111">
        <w:rPr>
          <w:noProof/>
        </w:rPr>
        <w:t>2</w:t>
      </w:r>
      <w:r>
        <w:fldChar w:fldCharType="end"/>
      </w:r>
      <w:bookmarkEnd w:id="187"/>
      <w:r>
        <w:t xml:space="preserve"> - </w:t>
      </w:r>
      <w:r w:rsidRPr="00AE7C88">
        <w:t>Demonstração de movimentos possíveis da peça de xadrez</w:t>
      </w:r>
    </w:p>
    <w:p w14:paraId="48759258" w14:textId="67160538" w:rsidR="00922825" w:rsidRDefault="00922825" w:rsidP="00922825">
      <w:pPr>
        <w:pStyle w:val="TF-FIGURA"/>
      </w:pPr>
      <w:r>
        <w:rPr>
          <w:noProof/>
          <w:bdr w:val="single" w:sz="2" w:space="0" w:color="000000" w:frame="1"/>
        </w:rPr>
        <w:drawing>
          <wp:inline distT="0" distB="0" distL="0" distR="0" wp14:anchorId="1671AB0F" wp14:editId="549254A1">
            <wp:extent cx="5279390" cy="2973705"/>
            <wp:effectExtent l="0" t="0" r="0" b="0"/>
            <wp:docPr id="1284087164"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e gráfica do usuário&#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973705"/>
                    </a:xfrm>
                    <a:prstGeom prst="rect">
                      <a:avLst/>
                    </a:prstGeom>
                    <a:noFill/>
                    <a:ln>
                      <a:noFill/>
                    </a:ln>
                  </pic:spPr>
                </pic:pic>
              </a:graphicData>
            </a:graphic>
          </wp:inline>
        </w:drawing>
      </w:r>
    </w:p>
    <w:p w14:paraId="617C2112" w14:textId="77777777" w:rsidR="00922825" w:rsidRPr="00922825" w:rsidDel="00D1473E" w:rsidRDefault="00922825" w:rsidP="00454566">
      <w:pPr>
        <w:pStyle w:val="TF-FONTE"/>
        <w:rPr>
          <w:del w:id="188" w:author="Dalton Solano dos Reis" w:date="2024-06-25T11:00:00Z"/>
        </w:rPr>
      </w:pPr>
      <w:r>
        <w:t xml:space="preserve">Fonte: </w:t>
      </w:r>
      <w:proofErr w:type="spellStart"/>
      <w:r>
        <w:t>Yusof</w:t>
      </w:r>
      <w:proofErr w:type="spellEnd"/>
      <w:r>
        <w:t xml:space="preserve"> (2019).</w:t>
      </w:r>
    </w:p>
    <w:p w14:paraId="4252D12F" w14:textId="5AC26950" w:rsidR="00BD52B0" w:rsidDel="00D1473E" w:rsidRDefault="000F25B4">
      <w:pPr>
        <w:pStyle w:val="TF-TEXTO"/>
        <w:ind w:firstLine="0"/>
        <w:rPr>
          <w:moveFrom w:id="189" w:author="Dalton Solano dos Reis" w:date="2024-06-25T11:00:00Z"/>
        </w:rPr>
        <w:pPrChange w:id="190" w:author="Dalton Solano dos Reis" w:date="2024-06-25T11:00:00Z">
          <w:pPr>
            <w:pStyle w:val="TF-TEXTO"/>
          </w:pPr>
        </w:pPrChange>
      </w:pPr>
      <w:moveFromRangeStart w:id="191" w:author="Dalton Solano dos Reis" w:date="2024-06-25T11:00:00Z" w:name="move170205616"/>
      <w:moveFrom w:id="192" w:author="Dalton Solano dos Reis" w:date="2024-06-25T11:00:00Z">
        <w:r w:rsidDel="00D1473E">
          <w:tab/>
        </w:r>
        <w:r w:rsidRPr="000F25B4" w:rsidDel="00D1473E">
          <w:t>Na</w:t>
        </w:r>
        <w:r w:rsidR="00A81F83" w:rsidDel="00D1473E">
          <w:t xml:space="preserve"> </w:t>
        </w:r>
        <w:r w:rsidRPr="000F25B4" w:rsidDel="00D1473E">
          <w:t xml:space="preserve"> </w:t>
        </w:r>
        <w:r w:rsidR="00A81F83" w:rsidDel="00D1473E">
          <w:fldChar w:fldCharType="begin"/>
        </w:r>
        <w:r w:rsidR="00A81F83" w:rsidDel="00D1473E">
          <w:instrText xml:space="preserve"> REF _Ref170091241 \h  \* MERGEFORMAT </w:instrText>
        </w:r>
      </w:moveFrom>
      <w:del w:id="193" w:author="Dalton Solano dos Reis" w:date="2024-06-25T11:00:00Z"/>
      <w:moveFrom w:id="194" w:author="Dalton Solano dos Reis" w:date="2024-06-25T11:00:00Z">
        <w:r w:rsidR="00A81F83" w:rsidDel="00D1473E">
          <w:fldChar w:fldCharType="separate"/>
        </w:r>
        <w:r w:rsidR="00A81F83" w:rsidDel="00D1473E">
          <w:t xml:space="preserve">Figura </w:t>
        </w:r>
        <w:r w:rsidR="00A81F83" w:rsidDel="00D1473E">
          <w:rPr>
            <w:noProof/>
          </w:rPr>
          <w:t>2</w:t>
        </w:r>
        <w:r w:rsidR="00A81F83" w:rsidDel="00D1473E">
          <w:fldChar w:fldCharType="end"/>
        </w:r>
        <w:r w:rsidR="00454566" w:rsidDel="00D1473E">
          <w:t xml:space="preserve"> </w:t>
        </w:r>
        <w:r w:rsidDel="00D1473E">
          <w:t xml:space="preserve">é possível ver pontos importantes para o trabalho como por exemplo </w:t>
        </w:r>
        <w:r w:rsidR="00BA7676" w:rsidDel="00D1473E">
          <w:t>as casas para onde a peça podem</w:t>
        </w:r>
        <w:r w:rsidDel="00D1473E">
          <w:t xml:space="preserve"> se mover, além de também ser possível visualizar a qual time pertence a jogada.</w:t>
        </w:r>
      </w:moveFrom>
    </w:p>
    <w:moveFromRangeEnd w:id="191"/>
    <w:p w14:paraId="5958E3B4" w14:textId="77777777" w:rsidR="00A81F83" w:rsidRPr="00A81F83" w:rsidRDefault="00A81F83">
      <w:pPr>
        <w:pStyle w:val="TF-FONTE"/>
        <w:pPrChange w:id="195" w:author="Dalton Solano dos Reis" w:date="2024-06-25T11:00:00Z">
          <w:pPr>
            <w:pStyle w:val="TF-TEXTO"/>
          </w:pPr>
        </w:pPrChange>
      </w:pPr>
    </w:p>
    <w:p w14:paraId="29B82B3B" w14:textId="42C21CA2" w:rsidR="00986F59" w:rsidRPr="00986F59" w:rsidRDefault="00986F59" w:rsidP="00986F59">
      <w:pPr>
        <w:pStyle w:val="TF-LEGENDA"/>
        <w:rPr>
          <w:lang w:val="en-US"/>
        </w:rPr>
      </w:pPr>
      <w:bookmarkStart w:id="196" w:name="_Ref170091178"/>
      <w:proofErr w:type="spellStart"/>
      <w:r w:rsidRPr="00986F59">
        <w:rPr>
          <w:lang w:val="en-US"/>
        </w:rPr>
        <w:t>Tabela</w:t>
      </w:r>
      <w:proofErr w:type="spellEnd"/>
      <w:r w:rsidRPr="00986F59">
        <w:rPr>
          <w:lang w:val="en-US"/>
        </w:rPr>
        <w:t xml:space="preserve"> </w:t>
      </w:r>
      <w:r>
        <w:fldChar w:fldCharType="begin"/>
      </w:r>
      <w:r w:rsidRPr="00986F59">
        <w:rPr>
          <w:lang w:val="en-US"/>
        </w:rPr>
        <w:instrText xml:space="preserve"> SEQ Tabela \* ARABIC </w:instrText>
      </w:r>
      <w:r>
        <w:fldChar w:fldCharType="separate"/>
      </w:r>
      <w:r w:rsidR="00B83B85">
        <w:rPr>
          <w:noProof/>
          <w:lang w:val="en-US"/>
        </w:rPr>
        <w:t>3</w:t>
      </w:r>
      <w:r>
        <w:fldChar w:fldCharType="end"/>
      </w:r>
      <w:bookmarkEnd w:id="196"/>
      <w:r w:rsidRPr="00986F59">
        <w:rPr>
          <w:lang w:val="en-US"/>
        </w:rPr>
        <w:t xml:space="preserve"> - </w:t>
      </w:r>
      <w:commentRangeStart w:id="197"/>
      <w:r w:rsidRPr="00986F59">
        <w:rPr>
          <w:lang w:val="en-US"/>
        </w:rPr>
        <w:t>a cognitive</w:t>
      </w:r>
      <w:commentRangeEnd w:id="197"/>
      <w:r w:rsidR="00D1473E">
        <w:rPr>
          <w:rStyle w:val="Refdecomentrio"/>
        </w:rPr>
        <w:commentReference w:id="197"/>
      </w:r>
      <w:r w:rsidRPr="00986F59">
        <w:rPr>
          <w:lang w:val="en-US"/>
        </w:rPr>
        <w:t xml:space="preserve">-based board game with augmented reality for older </w:t>
      </w:r>
      <w:proofErr w:type="gramStart"/>
      <w:r w:rsidRPr="00986F59">
        <w:rPr>
          <w:lang w:val="en-US"/>
        </w:rPr>
        <w:t>adults</w:t>
      </w:r>
      <w:proofErr w:type="gramEnd"/>
      <w:r w:rsidRPr="00986F59">
        <w:rPr>
          <w:lang w:val="en-US"/>
        </w:rPr>
        <w:t xml:space="preserve"> development and usability study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D52B0" w14:paraId="5D4E8E3F" w14:textId="77777777" w:rsidTr="00986F59">
        <w:tc>
          <w:tcPr>
            <w:tcW w:w="1698" w:type="dxa"/>
            <w:shd w:val="clear" w:color="auto" w:fill="auto"/>
          </w:tcPr>
          <w:p w14:paraId="7E2FC94B" w14:textId="77777777" w:rsidR="00BD52B0" w:rsidRDefault="00BD52B0" w:rsidP="00BB2AB8">
            <w:pPr>
              <w:pStyle w:val="TF-TEXTO-QUADRO"/>
            </w:pPr>
            <w:r>
              <w:t>Referência</w:t>
            </w:r>
          </w:p>
        </w:tc>
        <w:tc>
          <w:tcPr>
            <w:tcW w:w="7823" w:type="dxa"/>
            <w:shd w:val="clear" w:color="auto" w:fill="auto"/>
          </w:tcPr>
          <w:p w14:paraId="0A4A3E8E" w14:textId="380977B7" w:rsidR="00BD52B0" w:rsidRDefault="00BD52B0" w:rsidP="00BB2AB8">
            <w:pPr>
              <w:pStyle w:val="TF-TEXTO-QUADRO"/>
            </w:pPr>
            <w:proofErr w:type="spellStart"/>
            <w:r>
              <w:rPr>
                <w:color w:val="000000"/>
              </w:rPr>
              <w:t>Cerrón</w:t>
            </w:r>
            <w:proofErr w:type="spellEnd"/>
            <w:r>
              <w:rPr>
                <w:color w:val="000000"/>
              </w:rPr>
              <w:t xml:space="preserve"> (2019)</w:t>
            </w:r>
          </w:p>
        </w:tc>
      </w:tr>
      <w:tr w:rsidR="00BD52B0" w14:paraId="62316499" w14:textId="77777777" w:rsidTr="00986F59">
        <w:tc>
          <w:tcPr>
            <w:tcW w:w="1698" w:type="dxa"/>
            <w:shd w:val="clear" w:color="auto" w:fill="auto"/>
          </w:tcPr>
          <w:p w14:paraId="29B3FDBA" w14:textId="77777777" w:rsidR="00BD52B0" w:rsidRDefault="00BD52B0" w:rsidP="00BB2AB8">
            <w:pPr>
              <w:pStyle w:val="TF-TEXTO-QUADRO"/>
            </w:pPr>
            <w:r>
              <w:t>Objetivos</w:t>
            </w:r>
          </w:p>
        </w:tc>
        <w:tc>
          <w:tcPr>
            <w:tcW w:w="7823" w:type="dxa"/>
            <w:shd w:val="clear" w:color="auto" w:fill="auto"/>
          </w:tcPr>
          <w:p w14:paraId="79197F31" w14:textId="1B3F6F1F" w:rsidR="00BD52B0" w:rsidRDefault="00BD52B0" w:rsidP="00BB2AB8">
            <w:pPr>
              <w:pStyle w:val="TF-TEXTO-QUADRO"/>
            </w:pPr>
            <w:r>
              <w:rPr>
                <w:color w:val="000000"/>
              </w:rPr>
              <w:t xml:space="preserve">Desenvolver o jogo de xadrez, para dispositivos móveis </w:t>
            </w:r>
            <w:ins w:id="198" w:author="Dalton Solano dos Reis" w:date="2024-06-25T11:01:00Z">
              <w:r w:rsidR="00D1473E">
                <w:rPr>
                  <w:color w:val="000000"/>
                </w:rPr>
                <w:t>A</w:t>
              </w:r>
            </w:ins>
            <w:del w:id="199" w:author="Dalton Solano dos Reis" w:date="2024-06-25T11:01:00Z">
              <w:r w:rsidDel="00D1473E">
                <w:rPr>
                  <w:color w:val="000000"/>
                </w:rPr>
                <w:delText>a</w:delText>
              </w:r>
            </w:del>
            <w:r>
              <w:rPr>
                <w:color w:val="000000"/>
              </w:rPr>
              <w:t>ndroid, utilizando Realidade Aumentada (RA) e tendo representações em 3D das peças do jogo de xadrez.</w:t>
            </w:r>
          </w:p>
        </w:tc>
      </w:tr>
      <w:tr w:rsidR="00BD52B0" w14:paraId="7CEEBDFD" w14:textId="77777777" w:rsidTr="00986F59">
        <w:tc>
          <w:tcPr>
            <w:tcW w:w="1698" w:type="dxa"/>
            <w:shd w:val="clear" w:color="auto" w:fill="auto"/>
          </w:tcPr>
          <w:p w14:paraId="1BED2DB5" w14:textId="77777777" w:rsidR="00BD52B0" w:rsidRDefault="00BD52B0" w:rsidP="00BB2AB8">
            <w:pPr>
              <w:pStyle w:val="TF-TEXTO-QUADRO"/>
            </w:pPr>
            <w:r>
              <w:t>Principais funcionalidades</w:t>
            </w:r>
          </w:p>
        </w:tc>
        <w:tc>
          <w:tcPr>
            <w:tcW w:w="7823" w:type="dxa"/>
            <w:shd w:val="clear" w:color="auto" w:fill="auto"/>
          </w:tcPr>
          <w:p w14:paraId="74FF3059" w14:textId="2A8380BC" w:rsidR="00BD52B0" w:rsidRDefault="00BD52B0" w:rsidP="00BB2AB8">
            <w:pPr>
              <w:pStyle w:val="TF-TEXTO-QUADRO"/>
            </w:pPr>
            <w:r>
              <w:rPr>
                <w:color w:val="000000"/>
              </w:rPr>
              <w:t>Possibilidade de se jogar o xadrez entre duas pessoas, desde que ambas tenham o aplicativo baixado. Ter animações ao capturar peças.</w:t>
            </w:r>
          </w:p>
        </w:tc>
      </w:tr>
      <w:tr w:rsidR="00BD52B0" w14:paraId="572AB6FF" w14:textId="77777777" w:rsidTr="00986F59">
        <w:tc>
          <w:tcPr>
            <w:tcW w:w="1698" w:type="dxa"/>
            <w:shd w:val="clear" w:color="auto" w:fill="auto"/>
          </w:tcPr>
          <w:p w14:paraId="6DFB9642" w14:textId="77777777" w:rsidR="00BD52B0" w:rsidRDefault="00BD52B0" w:rsidP="00BB2AB8">
            <w:pPr>
              <w:pStyle w:val="TF-TEXTO-QUADRO"/>
            </w:pPr>
            <w:r>
              <w:t>Ferramentas de desenvolvimento</w:t>
            </w:r>
          </w:p>
        </w:tc>
        <w:tc>
          <w:tcPr>
            <w:tcW w:w="7823" w:type="dxa"/>
            <w:shd w:val="clear" w:color="auto" w:fill="auto"/>
          </w:tcPr>
          <w:p w14:paraId="2D1FDCB0" w14:textId="77777777" w:rsidR="00BD52B0" w:rsidRDefault="00BD52B0" w:rsidP="00BD52B0">
            <w:pPr>
              <w:pStyle w:val="NormalWeb"/>
              <w:spacing w:before="0" w:beforeAutospacing="0" w:after="0" w:afterAutospacing="0"/>
            </w:pPr>
            <w:r>
              <w:rPr>
                <w:color w:val="000000"/>
                <w:sz w:val="20"/>
                <w:szCs w:val="20"/>
              </w:rPr>
              <w:t>Para o desenvolvimento do jogo foi utilizada a Unity, configurada para sistemas Android. Já</w:t>
            </w:r>
          </w:p>
          <w:p w14:paraId="3A6208B4" w14:textId="77777777" w:rsidR="00BD52B0" w:rsidRDefault="00BD52B0" w:rsidP="00BD52B0">
            <w:pPr>
              <w:pStyle w:val="NormalWeb"/>
              <w:spacing w:before="0" w:beforeAutospacing="0" w:after="0" w:afterAutospacing="0"/>
            </w:pPr>
            <w:r>
              <w:rPr>
                <w:color w:val="000000"/>
                <w:sz w:val="20"/>
                <w:szCs w:val="20"/>
              </w:rPr>
              <w:t>para criar a visualização em RA utilizou-se a plataforma Vuforia, que realiza o processamento</w:t>
            </w:r>
          </w:p>
          <w:p w14:paraId="67C04BD9" w14:textId="181FA371" w:rsidR="00BD52B0" w:rsidRDefault="00BD52B0" w:rsidP="00BD52B0">
            <w:pPr>
              <w:pStyle w:val="NormalWeb"/>
              <w:spacing w:before="0" w:beforeAutospacing="0" w:after="0" w:afterAutospacing="0"/>
            </w:pPr>
            <w:r>
              <w:rPr>
                <w:color w:val="000000"/>
                <w:sz w:val="20"/>
                <w:szCs w:val="20"/>
              </w:rPr>
              <w:t>de imagens gerando marcadores virtuais.</w:t>
            </w:r>
          </w:p>
        </w:tc>
      </w:tr>
      <w:tr w:rsidR="00BD52B0" w14:paraId="34B6947F" w14:textId="77777777" w:rsidTr="00986F59">
        <w:tc>
          <w:tcPr>
            <w:tcW w:w="1698" w:type="dxa"/>
            <w:shd w:val="clear" w:color="auto" w:fill="auto"/>
          </w:tcPr>
          <w:p w14:paraId="1CBB3572" w14:textId="77777777" w:rsidR="00BD52B0" w:rsidRDefault="00BD52B0" w:rsidP="00BB2AB8">
            <w:pPr>
              <w:pStyle w:val="TF-TEXTO-QUADRO"/>
            </w:pPr>
            <w:r>
              <w:t>Resultados e conclusões</w:t>
            </w:r>
          </w:p>
        </w:tc>
        <w:tc>
          <w:tcPr>
            <w:tcW w:w="7823" w:type="dxa"/>
            <w:shd w:val="clear" w:color="auto" w:fill="auto"/>
          </w:tcPr>
          <w:p w14:paraId="54FE23F7" w14:textId="50041578" w:rsidR="00BD52B0" w:rsidRDefault="00BD52B0" w:rsidP="00BB2AB8">
            <w:pPr>
              <w:pStyle w:val="TF-TEXTO-QUADRO"/>
            </w:pPr>
            <w:r>
              <w:rPr>
                <w:color w:val="000000"/>
              </w:rPr>
              <w:t>Na validação foi alcançado o objetivo de ter uma avaliação positiva de mais de 80% dos jogadores que participaram dos testes.</w:t>
            </w:r>
          </w:p>
        </w:tc>
      </w:tr>
    </w:tbl>
    <w:p w14:paraId="52490559" w14:textId="565EF6E8" w:rsidR="00BD52B0" w:rsidRDefault="00BD52B0" w:rsidP="00BD52B0">
      <w:pPr>
        <w:pStyle w:val="TF-FONTE"/>
      </w:pPr>
      <w:r>
        <w:t>Fonte: elaborado pelo autor.</w:t>
      </w:r>
    </w:p>
    <w:p w14:paraId="7D579379" w14:textId="77777777" w:rsidR="00D1473E" w:rsidRPr="00BE4CD4" w:rsidDel="00D1473E" w:rsidRDefault="00D1473E" w:rsidP="00D1473E">
      <w:pPr>
        <w:pStyle w:val="TF-FIGURA"/>
        <w:jc w:val="left"/>
        <w:rPr>
          <w:del w:id="200" w:author="Dalton Solano dos Reis" w:date="2024-06-25T11:03:00Z"/>
          <w:moveTo w:id="201" w:author="Dalton Solano dos Reis" w:date="2024-06-25T11:03:00Z"/>
        </w:rPr>
      </w:pPr>
      <w:moveToRangeStart w:id="202" w:author="Dalton Solano dos Reis" w:date="2024-06-25T11:03:00Z" w:name="move170205815"/>
      <w:moveTo w:id="203" w:author="Dalton Solano dos Reis" w:date="2024-06-25T11:03:00Z">
        <w:r>
          <w:tab/>
          <w:t xml:space="preserve">Na </w:t>
        </w:r>
        <w:r>
          <w:fldChar w:fldCharType="begin"/>
        </w:r>
        <w:r>
          <w:instrText xml:space="preserve"> REF _Ref170091304 \h </w:instrText>
        </w:r>
      </w:moveTo>
      <w:moveTo w:id="204" w:author="Dalton Solano dos Reis" w:date="2024-06-25T11:03:00Z">
        <w:r>
          <w:fldChar w:fldCharType="separate"/>
        </w:r>
        <w:r>
          <w:t xml:space="preserve">Figura </w:t>
        </w:r>
        <w:r>
          <w:rPr>
            <w:noProof/>
          </w:rPr>
          <w:t>3</w:t>
        </w:r>
        <w:r>
          <w:fldChar w:fldCharType="end"/>
        </w:r>
        <w:r>
          <w:t xml:space="preserve"> é possível ver um exemplo de como é a animação ao capturar a peça do adversário.</w:t>
        </w:r>
      </w:moveTo>
    </w:p>
    <w:moveToRangeEnd w:id="202"/>
    <w:p w14:paraId="026F4967" w14:textId="77777777" w:rsidR="00BD52B0" w:rsidRPr="00BD52B0" w:rsidRDefault="00BD52B0">
      <w:pPr>
        <w:pStyle w:val="TF-FIGURA"/>
        <w:jc w:val="left"/>
        <w:pPrChange w:id="205" w:author="Dalton Solano dos Reis" w:date="2024-06-25T11:03:00Z">
          <w:pPr/>
        </w:pPrChange>
      </w:pPr>
    </w:p>
    <w:p w14:paraId="0CCFC9CD" w14:textId="28B8BFAB" w:rsidR="00A81F83" w:rsidDel="00D1473E" w:rsidRDefault="00BA7676" w:rsidP="00BA7676">
      <w:pPr>
        <w:pStyle w:val="TF-FIGURA"/>
        <w:rPr>
          <w:del w:id="206" w:author="Dalton Solano dos Reis" w:date="2024-06-25T11:03:00Z"/>
        </w:rPr>
      </w:pPr>
      <w:del w:id="207" w:author="Dalton Solano dos Reis" w:date="2024-06-25T11:03:00Z">
        <w:r w:rsidDel="00D1473E">
          <w:delText>    </w:delText>
        </w:r>
      </w:del>
      <w:del w:id="208" w:author="Dalton Solano dos Reis" w:date="2024-06-25T11:02:00Z">
        <w:r w:rsidDel="00D1473E">
          <w:delText>    </w:delText>
        </w:r>
      </w:del>
    </w:p>
    <w:p w14:paraId="1A7D8063" w14:textId="7A84016E" w:rsidR="00A81F83" w:rsidRDefault="00A81F83" w:rsidP="00A81F83">
      <w:pPr>
        <w:pStyle w:val="TF-LEGENDA"/>
      </w:pPr>
      <w:bookmarkStart w:id="209" w:name="_Ref170091304"/>
      <w:r>
        <w:t xml:space="preserve">Figura </w:t>
      </w:r>
      <w:r>
        <w:fldChar w:fldCharType="begin"/>
      </w:r>
      <w:r>
        <w:instrText xml:space="preserve"> SEQ Figura \* ARABIC </w:instrText>
      </w:r>
      <w:r>
        <w:fldChar w:fldCharType="separate"/>
      </w:r>
      <w:r w:rsidR="002F1111">
        <w:rPr>
          <w:noProof/>
        </w:rPr>
        <w:t>3</w:t>
      </w:r>
      <w:r>
        <w:fldChar w:fldCharType="end"/>
      </w:r>
      <w:bookmarkEnd w:id="209"/>
      <w:r>
        <w:t xml:space="preserve"> - </w:t>
      </w:r>
      <w:r w:rsidRPr="001F4E30">
        <w:t>Demonstração da animação das peças do jogo de xadrez</w:t>
      </w:r>
    </w:p>
    <w:p w14:paraId="594E51F6" w14:textId="42A69C87" w:rsidR="00BA7676" w:rsidRDefault="00BA7676" w:rsidP="00BA7676">
      <w:pPr>
        <w:pStyle w:val="TF-FIGURA"/>
      </w:pPr>
      <w:r>
        <w:rPr>
          <w:noProof/>
          <w:bdr w:val="none" w:sz="0" w:space="0" w:color="auto" w:frame="1"/>
        </w:rPr>
        <w:drawing>
          <wp:inline distT="0" distB="0" distL="0" distR="0" wp14:anchorId="0DB22760" wp14:editId="6582B1D5">
            <wp:extent cx="2544445" cy="1693545"/>
            <wp:effectExtent l="0" t="0" r="8255" b="1905"/>
            <wp:docPr id="34784970" name="Imagem 6" descr="Uma imagem contendo segurando, mesa, par,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a imagem contendo segurando, mesa, par, luz&#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4445" cy="1693545"/>
                    </a:xfrm>
                    <a:prstGeom prst="rect">
                      <a:avLst/>
                    </a:prstGeom>
                    <a:noFill/>
                    <a:ln>
                      <a:noFill/>
                    </a:ln>
                  </pic:spPr>
                </pic:pic>
              </a:graphicData>
            </a:graphic>
          </wp:inline>
        </w:drawing>
      </w:r>
    </w:p>
    <w:p w14:paraId="2CAB361E" w14:textId="77777777" w:rsidR="00BA7676" w:rsidRDefault="00BA7676">
      <w:pPr>
        <w:pStyle w:val="TF-FONTE"/>
        <w:pPrChange w:id="210" w:author="Dalton Solano dos Reis" w:date="2024-06-25T11:02:00Z">
          <w:pPr>
            <w:pStyle w:val="TF-FIGURA"/>
          </w:pPr>
        </w:pPrChange>
      </w:pPr>
      <w:r>
        <w:t xml:space="preserve">     Fonte: </w:t>
      </w:r>
      <w:proofErr w:type="spellStart"/>
      <w:r>
        <w:t>Cerrón</w:t>
      </w:r>
      <w:proofErr w:type="spellEnd"/>
      <w:r>
        <w:t>. (2019).</w:t>
      </w:r>
    </w:p>
    <w:p w14:paraId="6FADA470" w14:textId="77777777" w:rsidR="000F25B4" w:rsidRPr="000F25B4" w:rsidRDefault="000F25B4" w:rsidP="00922825">
      <w:pPr>
        <w:rPr>
          <w:sz w:val="20"/>
          <w:szCs w:val="20"/>
        </w:rPr>
      </w:pPr>
    </w:p>
    <w:p w14:paraId="754B4AD0" w14:textId="4107184F" w:rsidR="00BD52B0" w:rsidRPr="00BE4CD4" w:rsidDel="00D1473E" w:rsidRDefault="00BA7676" w:rsidP="00922825">
      <w:pPr>
        <w:pStyle w:val="TF-FIGURA"/>
        <w:jc w:val="left"/>
        <w:rPr>
          <w:moveFrom w:id="211" w:author="Dalton Solano dos Reis" w:date="2024-06-25T11:03:00Z"/>
        </w:rPr>
      </w:pPr>
      <w:moveFromRangeStart w:id="212" w:author="Dalton Solano dos Reis" w:date="2024-06-25T11:03:00Z" w:name="move170205815"/>
      <w:moveFrom w:id="213" w:author="Dalton Solano dos Reis" w:date="2024-06-25T11:03:00Z">
        <w:r w:rsidDel="00D1473E">
          <w:tab/>
          <w:t xml:space="preserve">Na </w:t>
        </w:r>
        <w:r w:rsidR="00A81F83" w:rsidDel="00D1473E">
          <w:fldChar w:fldCharType="begin"/>
        </w:r>
        <w:r w:rsidR="00A81F83" w:rsidDel="00D1473E">
          <w:instrText xml:space="preserve"> REF _Ref170091304 \h </w:instrText>
        </w:r>
      </w:moveFrom>
      <w:del w:id="214" w:author="Dalton Solano dos Reis" w:date="2024-06-25T11:03:00Z"/>
      <w:moveFrom w:id="215" w:author="Dalton Solano dos Reis" w:date="2024-06-25T11:03:00Z">
        <w:r w:rsidR="00A81F83" w:rsidDel="00D1473E">
          <w:fldChar w:fldCharType="separate"/>
        </w:r>
        <w:r w:rsidR="00A81F83" w:rsidDel="00D1473E">
          <w:t xml:space="preserve">Figura </w:t>
        </w:r>
        <w:r w:rsidR="00A81F83" w:rsidDel="00D1473E">
          <w:rPr>
            <w:noProof/>
          </w:rPr>
          <w:t>3</w:t>
        </w:r>
        <w:r w:rsidR="00A81F83" w:rsidDel="00D1473E">
          <w:fldChar w:fldCharType="end"/>
        </w:r>
        <w:r w:rsidR="00A81F83" w:rsidDel="00D1473E">
          <w:t xml:space="preserve"> </w:t>
        </w:r>
        <w:r w:rsidDel="00D1473E">
          <w:t>é possível ver um exemplo de como é a animação ao capturar a peça do adversário.</w:t>
        </w:r>
      </w:moveFrom>
    </w:p>
    <w:bookmarkEnd w:id="36"/>
    <w:moveFromRangeEnd w:id="212"/>
    <w:p w14:paraId="6D16161A" w14:textId="77777777" w:rsidR="00F255FC" w:rsidRDefault="00745B17" w:rsidP="00BE4CD4">
      <w:pPr>
        <w:pStyle w:val="Ttulo1"/>
      </w:pPr>
      <w:r>
        <w:t>DESCRIÇÃO</w:t>
      </w:r>
    </w:p>
    <w:p w14:paraId="3853837D" w14:textId="06ED3C58" w:rsidR="00BA7676" w:rsidRDefault="00BA7676" w:rsidP="00BD52B0">
      <w:pPr>
        <w:pStyle w:val="TF-TEXTO"/>
      </w:pPr>
      <w:del w:id="216" w:author="Dalton Solano dos Reis" w:date="2024-06-25T11:05:00Z">
        <w:r w:rsidDel="004B15F7">
          <w:delText>Na presente</w:delText>
        </w:r>
      </w:del>
      <w:ins w:id="217" w:author="Dalton Solano dos Reis" w:date="2024-06-25T11:05:00Z">
        <w:r w:rsidR="004B15F7">
          <w:t>Nesta</w:t>
        </w:r>
      </w:ins>
      <w:r>
        <w:t xml:space="preserve"> seção </w:t>
      </w:r>
      <w:del w:id="218" w:author="Dalton Solano dos Reis" w:date="2024-06-25T11:05:00Z">
        <w:r w:rsidDel="004B15F7">
          <w:delText xml:space="preserve">serão </w:delText>
        </w:r>
      </w:del>
      <w:ins w:id="219" w:author="Dalton Solano dos Reis" w:date="2024-06-25T11:05:00Z">
        <w:r w:rsidR="004B15F7">
          <w:t xml:space="preserve">são </w:t>
        </w:r>
      </w:ins>
      <w:r>
        <w:t xml:space="preserve">descritos os detalhes de especificação e implementação do jogo de xadrez desenvolvido, a qual está dividida em três subseções. </w:t>
      </w:r>
      <w:r w:rsidR="00BD52B0">
        <w:t xml:space="preserve">Na subseção </w:t>
      </w:r>
      <w:r>
        <w:t>3.</w:t>
      </w:r>
      <w:r w:rsidR="00BD52B0">
        <w:t>1</w:t>
      </w:r>
      <w:r>
        <w:t xml:space="preserve"> </w:t>
      </w:r>
      <w:ins w:id="220" w:author="Dalton Solano dos Reis" w:date="2024-06-25T11:06:00Z">
        <w:r w:rsidR="004B15F7">
          <w:t xml:space="preserve">se </w:t>
        </w:r>
      </w:ins>
      <w:r>
        <w:t>tem</w:t>
      </w:r>
      <w:del w:id="221" w:author="Dalton Solano dos Reis" w:date="2024-06-25T11:06:00Z">
        <w:r w:rsidDel="004B15F7">
          <w:delText>-se</w:delText>
        </w:r>
      </w:del>
      <w:r>
        <w:t xml:space="preserve"> a especificação, trazendo os quadros de requisitos funcionais e não</w:t>
      </w:r>
      <w:r w:rsidR="00BD52B0">
        <w:t xml:space="preserve"> </w:t>
      </w:r>
      <w:r>
        <w:t>funcionais e o fluxograma dos principais processos. Já na subseção 3.</w:t>
      </w:r>
      <w:r w:rsidR="00BD52B0">
        <w:t>2</w:t>
      </w:r>
      <w:r>
        <w:t xml:space="preserve"> são abordados detalhes das implementações das</w:t>
      </w:r>
      <w:r w:rsidR="00BD52B0">
        <w:t xml:space="preserve"> </w:t>
      </w:r>
      <w:r>
        <w:t>funcionalidades presentes no jogo.</w:t>
      </w:r>
    </w:p>
    <w:p w14:paraId="24FA5056" w14:textId="502A32DF" w:rsidR="00BA35B7" w:rsidDel="004B15F7" w:rsidRDefault="00BA35B7" w:rsidP="00BD52B0">
      <w:pPr>
        <w:pStyle w:val="TF-TEXTO"/>
        <w:rPr>
          <w:del w:id="222" w:author="Dalton Solano dos Reis" w:date="2024-06-25T11:08:00Z"/>
        </w:rPr>
      </w:pPr>
      <w:r>
        <w:t>O jogo de xadrez que foi implementado, para cumprir todas as regras que já existem no jogo, sendo assim as peças têm os mesmos movimentos do jogo de xadrez normal, porém além de todas as regras normais ele tem a função de mostrar para quais casas as peças podem se mover, tendo assim o intuito de auxiliar no aprendizado do jogo.</w:t>
      </w:r>
      <w:ins w:id="223" w:author="Dalton Solano dos Reis" w:date="2024-06-25T11:08:00Z">
        <w:r w:rsidR="004B15F7">
          <w:t xml:space="preserve"> </w:t>
        </w:r>
      </w:ins>
    </w:p>
    <w:p w14:paraId="4FF81468" w14:textId="1ED5291D" w:rsidR="00BA35B7" w:rsidRPr="00BA7676" w:rsidRDefault="00BA35B7" w:rsidP="004B15F7">
      <w:pPr>
        <w:pStyle w:val="TF-TEXTO"/>
      </w:pPr>
      <w:r>
        <w:t xml:space="preserve">Outro ponto importante da implementação é a adição da Realidade Aumentada ao menu, onde para liberar as opções para escolha se o jogo </w:t>
      </w:r>
      <w:r w:rsidR="00593306">
        <w:t>será</w:t>
      </w:r>
      <w:r>
        <w:t xml:space="preserve"> local ou </w:t>
      </w:r>
      <w:r w:rsidR="00593306">
        <w:t>multijogadores, além de mostrar um tabuleiro em cima do marcador.</w:t>
      </w:r>
    </w:p>
    <w:p w14:paraId="16352410" w14:textId="40C8E099" w:rsidR="00327CB1" w:rsidRDefault="00327CB1" w:rsidP="00327CB1">
      <w:pPr>
        <w:pStyle w:val="Ttulo2"/>
      </w:pPr>
      <w:r>
        <w:t>Especificação</w:t>
      </w:r>
    </w:p>
    <w:p w14:paraId="521AB245" w14:textId="28F4B4F9" w:rsidR="00BD52B0" w:rsidRDefault="00BD52B0" w:rsidP="00593306">
      <w:pPr>
        <w:pStyle w:val="TF-TEXTO"/>
      </w:pPr>
      <w:r>
        <w:t xml:space="preserve">Esta </w:t>
      </w:r>
      <w:ins w:id="224" w:author="Dalton Solano dos Reis" w:date="2024-06-25T11:08:00Z">
        <w:r w:rsidR="004B15F7">
          <w:t>sub</w:t>
        </w:r>
      </w:ins>
      <w:r>
        <w:t xml:space="preserve">seção apresenta </w:t>
      </w:r>
      <w:del w:id="225" w:author="Dalton Solano dos Reis" w:date="2024-06-25T11:09:00Z">
        <w:r w:rsidDel="004B15F7">
          <w:delText xml:space="preserve">a arquitetura do aplicativo. </w:delText>
        </w:r>
        <w:r w:rsidR="00A81F83" w:rsidDel="004B15F7">
          <w:delText>A</w:delText>
        </w:r>
      </w:del>
      <w:ins w:id="226" w:author="Dalton Solano dos Reis" w:date="2024-06-25T11:09:00Z">
        <w:r w:rsidR="004B15F7">
          <w:t>na</w:t>
        </w:r>
      </w:ins>
      <w:r>
        <w:t xml:space="preserve"> </w:t>
      </w:r>
      <w:commentRangeStart w:id="227"/>
      <w:r w:rsidR="00A81F83">
        <w:fldChar w:fldCharType="begin"/>
      </w:r>
      <w:r w:rsidR="00A81F83">
        <w:instrText xml:space="preserve"> REF _Ref170091482 \h </w:instrText>
      </w:r>
      <w:r w:rsidR="00A81F83">
        <w:fldChar w:fldCharType="separate"/>
      </w:r>
      <w:r w:rsidR="00A81F83">
        <w:t xml:space="preserve">Tabela </w:t>
      </w:r>
      <w:r w:rsidR="00A81F83">
        <w:rPr>
          <w:noProof/>
        </w:rPr>
        <w:t>4</w:t>
      </w:r>
      <w:r w:rsidR="00A81F83">
        <w:fldChar w:fldCharType="end"/>
      </w:r>
      <w:commentRangeEnd w:id="227"/>
      <w:r w:rsidR="004B15F7">
        <w:rPr>
          <w:rStyle w:val="Refdecomentrio"/>
        </w:rPr>
        <w:commentReference w:id="227"/>
      </w:r>
      <w:r w:rsidR="00A81F83">
        <w:t xml:space="preserve"> </w:t>
      </w:r>
      <w:del w:id="228" w:author="Dalton Solano dos Reis" w:date="2024-06-25T11:09:00Z">
        <w:r w:rsidDel="004B15F7">
          <w:delText xml:space="preserve">apresenta </w:delText>
        </w:r>
      </w:del>
      <w:r>
        <w:t>os Requisitos Funcionais (</w:t>
      </w:r>
      <w:proofErr w:type="spellStart"/>
      <w:r>
        <w:t>RF</w:t>
      </w:r>
      <w:ins w:id="229" w:author="Dalton Solano dos Reis" w:date="2024-06-25T11:10:00Z">
        <w:r w:rsidR="004B15F7">
          <w:t>s</w:t>
        </w:r>
      </w:ins>
      <w:proofErr w:type="spellEnd"/>
      <w:r>
        <w:t xml:space="preserve">), já </w:t>
      </w:r>
      <w:ins w:id="230" w:author="Dalton Solano dos Reis" w:date="2024-06-25T11:09:00Z">
        <w:r w:rsidR="004B15F7">
          <w:t>n</w:t>
        </w:r>
      </w:ins>
      <w:r w:rsidR="00593306">
        <w:t>a</w:t>
      </w:r>
      <w:r>
        <w:t xml:space="preserve"> </w:t>
      </w:r>
      <w:commentRangeStart w:id="231"/>
      <w:r w:rsidR="00593306">
        <w:fldChar w:fldCharType="begin"/>
      </w:r>
      <w:r w:rsidR="00593306">
        <w:instrText xml:space="preserve"> REF _Ref170091967 \h </w:instrText>
      </w:r>
      <w:r w:rsidR="00593306">
        <w:fldChar w:fldCharType="separate"/>
      </w:r>
      <w:r w:rsidR="00593306">
        <w:t xml:space="preserve">Tabela </w:t>
      </w:r>
      <w:r w:rsidR="00593306">
        <w:rPr>
          <w:noProof/>
        </w:rPr>
        <w:t>5</w:t>
      </w:r>
      <w:r w:rsidR="00593306">
        <w:fldChar w:fldCharType="end"/>
      </w:r>
      <w:r w:rsidR="00593306">
        <w:t xml:space="preserve"> </w:t>
      </w:r>
      <w:commentRangeEnd w:id="231"/>
      <w:r w:rsidR="004B15F7">
        <w:rPr>
          <w:rStyle w:val="Refdecomentrio"/>
        </w:rPr>
        <w:commentReference w:id="231"/>
      </w:r>
      <w:r>
        <w:t>apresenta os Requisitos Não Funcionais (</w:t>
      </w:r>
      <w:proofErr w:type="spellStart"/>
      <w:r>
        <w:t>RNF</w:t>
      </w:r>
      <w:ins w:id="232" w:author="Dalton Solano dos Reis" w:date="2024-06-25T11:09:00Z">
        <w:r w:rsidR="004B15F7">
          <w:t>s</w:t>
        </w:r>
      </w:ins>
      <w:proofErr w:type="spellEnd"/>
      <w:r>
        <w:t>).</w:t>
      </w:r>
    </w:p>
    <w:p w14:paraId="1F3AD71E" w14:textId="3F6AA9B0" w:rsidR="00BD52B0" w:rsidRPr="00593306" w:rsidRDefault="004B15F7" w:rsidP="00BD52B0">
      <w:pPr>
        <w:pStyle w:val="TF-LEGENDA"/>
      </w:pPr>
      <w:commentRangeStart w:id="233"/>
      <w:ins w:id="234" w:author="Dalton Solano dos Reis" w:date="2024-06-25T11:10:00Z">
        <w:r>
          <w:t>..</w:t>
        </w:r>
      </w:ins>
      <w:commentRangeEnd w:id="233"/>
      <w:ins w:id="235" w:author="Dalton Solano dos Reis" w:date="2024-06-25T11:11:00Z">
        <w:r>
          <w:rPr>
            <w:rStyle w:val="Refdecomentrio"/>
          </w:rPr>
          <w:commentReference w:id="233"/>
        </w:r>
      </w:ins>
      <w:r w:rsidR="00BD52B0">
        <w:tab/>
      </w:r>
    </w:p>
    <w:p w14:paraId="7D137DC3" w14:textId="53AA9DBB" w:rsidR="00A81F83" w:rsidRDefault="00A81F83" w:rsidP="00A81F83">
      <w:pPr>
        <w:pStyle w:val="TF-LEGENDA"/>
      </w:pPr>
      <w:bookmarkStart w:id="236" w:name="_Ref170091482"/>
      <w:commentRangeStart w:id="237"/>
      <w:r>
        <w:t>Tabel</w:t>
      </w:r>
      <w:commentRangeEnd w:id="237"/>
      <w:r w:rsidR="004B15F7">
        <w:rPr>
          <w:rStyle w:val="Refdecomentrio"/>
        </w:rPr>
        <w:commentReference w:id="237"/>
      </w:r>
      <w:r>
        <w:t xml:space="preserve">a </w:t>
      </w:r>
      <w:r>
        <w:fldChar w:fldCharType="begin"/>
      </w:r>
      <w:r>
        <w:instrText xml:space="preserve"> SEQ Tabela \* ARABIC </w:instrText>
      </w:r>
      <w:r>
        <w:fldChar w:fldCharType="separate"/>
      </w:r>
      <w:r w:rsidR="00B83B85">
        <w:rPr>
          <w:noProof/>
        </w:rPr>
        <w:t>4</w:t>
      </w:r>
      <w:r>
        <w:fldChar w:fldCharType="end"/>
      </w:r>
      <w:bookmarkEnd w:id="236"/>
      <w:r>
        <w:t xml:space="preserve"> - </w:t>
      </w:r>
      <w:r w:rsidRPr="005443A2">
        <w:t>Requisitos Funcionais</w:t>
      </w:r>
      <w:del w:id="238" w:author="Dalton Solano dos Reis" w:date="2024-06-25T11:11:00Z">
        <w:r w:rsidRPr="005443A2" w:rsidDel="004B15F7">
          <w:delText>.</w:delText>
        </w:r>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3"/>
      </w:tblGrid>
      <w:tr w:rsidR="00BD52B0" w14:paraId="5F296D27" w14:textId="77777777" w:rsidTr="00BD52B0">
        <w:tc>
          <w:tcPr>
            <w:tcW w:w="7823" w:type="dxa"/>
            <w:shd w:val="clear" w:color="auto" w:fill="auto"/>
          </w:tcPr>
          <w:p w14:paraId="6106DBC1" w14:textId="798D8E56" w:rsidR="00BD52B0" w:rsidRDefault="00BD52B0" w:rsidP="00BB2AB8">
            <w:pPr>
              <w:pStyle w:val="TF-TEXTO-QUADRO"/>
            </w:pPr>
            <w:r>
              <w:rPr>
                <w:color w:val="000000"/>
              </w:rPr>
              <w:t xml:space="preserve">RF01: </w:t>
            </w:r>
            <w:r w:rsidR="00B96371">
              <w:rPr>
                <w:color w:val="000000"/>
              </w:rPr>
              <w:t>deve mostrar as peças e o tabuleiro de xadrez</w:t>
            </w:r>
          </w:p>
        </w:tc>
      </w:tr>
      <w:tr w:rsidR="00BD52B0" w14:paraId="69D505F6" w14:textId="77777777" w:rsidTr="00BD52B0">
        <w:tc>
          <w:tcPr>
            <w:tcW w:w="7823" w:type="dxa"/>
            <w:shd w:val="clear" w:color="auto" w:fill="auto"/>
          </w:tcPr>
          <w:p w14:paraId="5BE135AD" w14:textId="06382B80" w:rsidR="00BD52B0" w:rsidRDefault="00BD52B0" w:rsidP="00BB2AB8">
            <w:pPr>
              <w:pStyle w:val="TF-TEXTO-QUADRO"/>
            </w:pPr>
            <w:r>
              <w:rPr>
                <w:color w:val="000000"/>
              </w:rPr>
              <w:t>RF0</w:t>
            </w:r>
            <w:r w:rsidR="0030215B">
              <w:rPr>
                <w:color w:val="000000"/>
              </w:rPr>
              <w:t>2</w:t>
            </w:r>
            <w:r>
              <w:rPr>
                <w:color w:val="000000"/>
              </w:rPr>
              <w:t xml:space="preserve">: </w:t>
            </w:r>
            <w:r w:rsidR="00B96371">
              <w:rPr>
                <w:color w:val="000000"/>
              </w:rPr>
              <w:t>deve mostrar as posições de possíveis jogadas para as peças</w:t>
            </w:r>
          </w:p>
        </w:tc>
      </w:tr>
      <w:tr w:rsidR="00BD52B0" w14:paraId="31AC2FF7" w14:textId="77777777" w:rsidTr="00BD52B0">
        <w:tc>
          <w:tcPr>
            <w:tcW w:w="7823" w:type="dxa"/>
            <w:shd w:val="clear" w:color="auto" w:fill="auto"/>
          </w:tcPr>
          <w:p w14:paraId="72E40BF8" w14:textId="65AFA378" w:rsidR="00BD52B0" w:rsidRDefault="00BD52B0" w:rsidP="00BB2AB8">
            <w:pPr>
              <w:pStyle w:val="NormalWeb"/>
              <w:spacing w:before="0" w:beforeAutospacing="0" w:after="0" w:afterAutospacing="0"/>
            </w:pPr>
            <w:r>
              <w:rPr>
                <w:color w:val="000000"/>
                <w:sz w:val="20"/>
                <w:szCs w:val="20"/>
              </w:rPr>
              <w:t>RF0</w:t>
            </w:r>
            <w:r w:rsidR="0030215B">
              <w:rPr>
                <w:color w:val="000000"/>
                <w:sz w:val="20"/>
                <w:szCs w:val="20"/>
              </w:rPr>
              <w:t>3</w:t>
            </w:r>
            <w:r>
              <w:rPr>
                <w:color w:val="000000"/>
                <w:sz w:val="20"/>
                <w:szCs w:val="20"/>
              </w:rPr>
              <w:t xml:space="preserve">: </w:t>
            </w:r>
            <w:r w:rsidR="00B96371">
              <w:rPr>
                <w:color w:val="000000"/>
                <w:sz w:val="20"/>
                <w:szCs w:val="20"/>
              </w:rPr>
              <w:t>deve utilizar marcadores físicos</w:t>
            </w:r>
          </w:p>
        </w:tc>
      </w:tr>
      <w:tr w:rsidR="00BD52B0" w14:paraId="389A77F3" w14:textId="77777777" w:rsidTr="00BD52B0">
        <w:tc>
          <w:tcPr>
            <w:tcW w:w="7823" w:type="dxa"/>
            <w:shd w:val="clear" w:color="auto" w:fill="auto"/>
          </w:tcPr>
          <w:p w14:paraId="73024192" w14:textId="145338EE" w:rsidR="00BD52B0" w:rsidRDefault="00BD52B0" w:rsidP="00BB2AB8">
            <w:pPr>
              <w:pStyle w:val="TF-TEXTO-QUADRO"/>
              <w:rPr>
                <w:color w:val="000000"/>
              </w:rPr>
            </w:pPr>
            <w:r>
              <w:rPr>
                <w:color w:val="000000"/>
              </w:rPr>
              <w:t>RF0</w:t>
            </w:r>
            <w:r w:rsidR="0030215B">
              <w:rPr>
                <w:color w:val="000000"/>
              </w:rPr>
              <w:t>4</w:t>
            </w:r>
            <w:r>
              <w:rPr>
                <w:color w:val="000000"/>
              </w:rPr>
              <w:t xml:space="preserve">: </w:t>
            </w:r>
            <w:r w:rsidR="00B96371">
              <w:rPr>
                <w:color w:val="000000"/>
              </w:rPr>
              <w:t>deve suportar multijogadores</w:t>
            </w:r>
          </w:p>
        </w:tc>
      </w:tr>
      <w:tr w:rsidR="00BD52B0" w14:paraId="4945D119" w14:textId="77777777" w:rsidTr="00BD52B0">
        <w:tc>
          <w:tcPr>
            <w:tcW w:w="7823" w:type="dxa"/>
            <w:shd w:val="clear" w:color="auto" w:fill="auto"/>
          </w:tcPr>
          <w:p w14:paraId="4DA18A5C" w14:textId="7824F133" w:rsidR="00BD52B0" w:rsidRDefault="0030215B" w:rsidP="00BB2AB8">
            <w:pPr>
              <w:pStyle w:val="TF-TEXTO-QUADRO"/>
              <w:rPr>
                <w:color w:val="000000"/>
              </w:rPr>
            </w:pPr>
            <w:r>
              <w:rPr>
                <w:color w:val="000000"/>
              </w:rPr>
              <w:t>RF0</w:t>
            </w:r>
            <w:r w:rsidR="00B96371">
              <w:rPr>
                <w:color w:val="000000"/>
              </w:rPr>
              <w:t>5</w:t>
            </w:r>
            <w:r>
              <w:rPr>
                <w:color w:val="000000"/>
              </w:rPr>
              <w:t xml:space="preserve">: </w:t>
            </w:r>
            <w:r w:rsidR="00B96371">
              <w:rPr>
                <w:color w:val="000000"/>
              </w:rPr>
              <w:t>deve auxiliar no ensino do xadrez mostrando as possíveis jogadas</w:t>
            </w:r>
          </w:p>
        </w:tc>
      </w:tr>
    </w:tbl>
    <w:p w14:paraId="2FEA7996" w14:textId="77777777" w:rsidR="00BD52B0" w:rsidRDefault="00BD52B0" w:rsidP="00BD52B0">
      <w:pPr>
        <w:pStyle w:val="TF-FONTE"/>
      </w:pPr>
      <w:r>
        <w:t>Fonte: elaborado pelo autor.</w:t>
      </w:r>
    </w:p>
    <w:p w14:paraId="0015EDD7" w14:textId="24BA174F" w:rsidR="00B96371" w:rsidRPr="002D1ED2" w:rsidRDefault="00B96371" w:rsidP="00B96371">
      <w:pPr>
        <w:pStyle w:val="TF-LEGENDA"/>
        <w:rPr>
          <w:rPrChange w:id="239" w:author="Dalton Solano dos Reis" w:date="2024-06-25T10:24:00Z">
            <w:rPr>
              <w:lang w:val="en-US"/>
            </w:rPr>
          </w:rPrChange>
        </w:rPr>
      </w:pPr>
    </w:p>
    <w:p w14:paraId="7643A709" w14:textId="1D2B7027" w:rsidR="00A81F83" w:rsidRPr="00593306" w:rsidRDefault="00A81F83" w:rsidP="00593306">
      <w:pPr>
        <w:pStyle w:val="TF-LEGENDA"/>
      </w:pPr>
      <w:bookmarkStart w:id="240" w:name="_Ref170091967"/>
      <w:commentRangeStart w:id="241"/>
      <w:r w:rsidRPr="00593306">
        <w:t xml:space="preserve">Tabela </w:t>
      </w:r>
      <w:r w:rsidRPr="00593306">
        <w:fldChar w:fldCharType="begin"/>
      </w:r>
      <w:r w:rsidRPr="00593306">
        <w:instrText xml:space="preserve"> SEQ Tabela \* ARABIC </w:instrText>
      </w:r>
      <w:r w:rsidRPr="00593306">
        <w:fldChar w:fldCharType="separate"/>
      </w:r>
      <w:r w:rsidR="00B83B85">
        <w:rPr>
          <w:noProof/>
        </w:rPr>
        <w:t>5</w:t>
      </w:r>
      <w:r w:rsidRPr="00593306">
        <w:fldChar w:fldCharType="end"/>
      </w:r>
      <w:bookmarkEnd w:id="240"/>
      <w:commentRangeEnd w:id="241"/>
      <w:r w:rsidR="004B15F7">
        <w:rPr>
          <w:rStyle w:val="Refdecomentrio"/>
        </w:rPr>
        <w:commentReference w:id="241"/>
      </w:r>
      <w:r w:rsidRPr="00593306">
        <w:t xml:space="preserve"> - Requisitos Não Funcionais</w:t>
      </w:r>
      <w:del w:id="242" w:author="Dalton Solano dos Reis" w:date="2024-06-25T11:12:00Z">
        <w:r w:rsidRPr="00593306" w:rsidDel="004B15F7">
          <w:delText>.</w:delText>
        </w:r>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3"/>
      </w:tblGrid>
      <w:tr w:rsidR="00B96371" w14:paraId="375BD2C3" w14:textId="77777777" w:rsidTr="00BB2AB8">
        <w:tc>
          <w:tcPr>
            <w:tcW w:w="7823" w:type="dxa"/>
            <w:shd w:val="clear" w:color="auto" w:fill="auto"/>
          </w:tcPr>
          <w:p w14:paraId="6451F61E" w14:textId="4E01D074" w:rsidR="00B96371" w:rsidRDefault="00B96371" w:rsidP="00BB2AB8">
            <w:pPr>
              <w:pStyle w:val="TF-TEXTO-QUADRO"/>
            </w:pPr>
            <w:r>
              <w:rPr>
                <w:color w:val="000000"/>
              </w:rPr>
              <w:t>RNF01: deve ser intuitivo para o usuário</w:t>
            </w:r>
          </w:p>
        </w:tc>
      </w:tr>
      <w:tr w:rsidR="00B96371" w14:paraId="27AD6BD7" w14:textId="77777777" w:rsidTr="00BB2AB8">
        <w:tc>
          <w:tcPr>
            <w:tcW w:w="7823" w:type="dxa"/>
            <w:shd w:val="clear" w:color="auto" w:fill="auto"/>
          </w:tcPr>
          <w:p w14:paraId="58B15F9A" w14:textId="38C386F9" w:rsidR="00B96371" w:rsidRDefault="00B96371" w:rsidP="00BB2AB8">
            <w:pPr>
              <w:pStyle w:val="TF-TEXTO-QUADRO"/>
            </w:pPr>
            <w:r>
              <w:rPr>
                <w:color w:val="000000"/>
              </w:rPr>
              <w:t>RNF02: utilizar o motor de jogos Unity</w:t>
            </w:r>
          </w:p>
        </w:tc>
      </w:tr>
      <w:tr w:rsidR="00B96371" w14:paraId="2E1632E8" w14:textId="77777777" w:rsidTr="00BB2AB8">
        <w:tc>
          <w:tcPr>
            <w:tcW w:w="7823" w:type="dxa"/>
            <w:shd w:val="clear" w:color="auto" w:fill="auto"/>
          </w:tcPr>
          <w:p w14:paraId="430EE93A" w14:textId="426E53D7" w:rsidR="00B96371" w:rsidRDefault="00B96371" w:rsidP="00BB2AB8">
            <w:pPr>
              <w:pStyle w:val="NormalWeb"/>
              <w:spacing w:before="0" w:beforeAutospacing="0" w:after="0" w:afterAutospacing="0"/>
            </w:pPr>
            <w:r>
              <w:rPr>
                <w:color w:val="000000"/>
                <w:sz w:val="20"/>
                <w:szCs w:val="20"/>
              </w:rPr>
              <w:t>RNF03: utilizar a linguagem de programação C#</w:t>
            </w:r>
          </w:p>
        </w:tc>
      </w:tr>
      <w:tr w:rsidR="00B96371" w14:paraId="6D76BB70" w14:textId="77777777" w:rsidTr="00BB2AB8">
        <w:tc>
          <w:tcPr>
            <w:tcW w:w="7823" w:type="dxa"/>
            <w:shd w:val="clear" w:color="auto" w:fill="auto"/>
          </w:tcPr>
          <w:p w14:paraId="24ABCA25" w14:textId="41192F3B" w:rsidR="00B96371" w:rsidRDefault="00B96371" w:rsidP="00BB2AB8">
            <w:pPr>
              <w:pStyle w:val="TF-TEXTO-QUADRO"/>
              <w:rPr>
                <w:color w:val="000000"/>
              </w:rPr>
            </w:pPr>
            <w:r>
              <w:rPr>
                <w:color w:val="000000"/>
              </w:rPr>
              <w:t>RNF04: utilizar a ferramenta Vuforia na parte de Realidade Aumentada</w:t>
            </w:r>
          </w:p>
        </w:tc>
      </w:tr>
    </w:tbl>
    <w:p w14:paraId="5C6DE00B" w14:textId="77777777" w:rsidR="00B96371" w:rsidRDefault="00B96371" w:rsidP="00B96371">
      <w:pPr>
        <w:pStyle w:val="TF-FONTE"/>
      </w:pPr>
      <w:r>
        <w:t>Fonte: elaborado pelo autor.</w:t>
      </w:r>
    </w:p>
    <w:p w14:paraId="0F824545" w14:textId="18116C35" w:rsidR="00593306" w:rsidRDefault="00593306" w:rsidP="00593306">
      <w:pPr>
        <w:pStyle w:val="TF-LEGENDA"/>
      </w:pPr>
      <w:commentRangeStart w:id="243"/>
      <w:r>
        <w:t>Figura</w:t>
      </w:r>
      <w:commentRangeEnd w:id="243"/>
      <w:r w:rsidR="004B15F7">
        <w:rPr>
          <w:rStyle w:val="Refdecomentrio"/>
        </w:rPr>
        <w:commentReference w:id="243"/>
      </w:r>
      <w:r>
        <w:t xml:space="preserve"> </w:t>
      </w:r>
      <w:r>
        <w:fldChar w:fldCharType="begin"/>
      </w:r>
      <w:r>
        <w:instrText xml:space="preserve"> SEQ Figura \* ARABIC </w:instrText>
      </w:r>
      <w:r>
        <w:fldChar w:fldCharType="separate"/>
      </w:r>
      <w:r w:rsidR="002F1111">
        <w:rPr>
          <w:noProof/>
        </w:rPr>
        <w:t>4</w:t>
      </w:r>
      <w:r>
        <w:fldChar w:fldCharType="end"/>
      </w:r>
      <w:r>
        <w:t xml:space="preserve"> - </w:t>
      </w:r>
      <w:commentRangeStart w:id="244"/>
      <w:r>
        <w:t>Fluxograma</w:t>
      </w:r>
      <w:commentRangeEnd w:id="244"/>
      <w:r w:rsidR="006A3E43">
        <w:rPr>
          <w:rStyle w:val="Refdecomentrio"/>
        </w:rPr>
        <w:commentReference w:id="244"/>
      </w:r>
      <w:r>
        <w:t xml:space="preserve"> dos processos do</w:t>
      </w:r>
      <w:commentRangeStart w:id="245"/>
      <w:r>
        <w:t xml:space="preserve"> jogo</w:t>
      </w:r>
      <w:commentRangeEnd w:id="245"/>
      <w:r w:rsidR="004B15F7">
        <w:rPr>
          <w:rStyle w:val="Refdecomentrio"/>
        </w:rPr>
        <w:commentReference w:id="245"/>
      </w:r>
    </w:p>
    <w:p w14:paraId="3E4F37A1" w14:textId="77777777" w:rsidR="00B96371" w:rsidRDefault="001D78EC" w:rsidP="00913C29">
      <w:pPr>
        <w:pStyle w:val="TF-FIGURA"/>
      </w:pPr>
      <w:r w:rsidRPr="001D78EC">
        <w:rPr>
          <w:noProof/>
        </w:rPr>
        <w:drawing>
          <wp:inline distT="0" distB="0" distL="0" distR="0" wp14:anchorId="113D133F" wp14:editId="566AAC05">
            <wp:extent cx="6120765" cy="2925445"/>
            <wp:effectExtent l="0" t="0" r="0" b="8255"/>
            <wp:docPr id="904515479" name="Imagem 1" descr="Mapa com linhas pretas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5479" name="Imagem 1" descr="Mapa com linhas pretas em fundo branco&#10;&#10;Descrição gerada automaticamente"/>
                    <pic:cNvPicPr/>
                  </pic:nvPicPr>
                  <pic:blipFill>
                    <a:blip r:embed="rId18"/>
                    <a:stretch>
                      <a:fillRect/>
                    </a:stretch>
                  </pic:blipFill>
                  <pic:spPr>
                    <a:xfrm>
                      <a:off x="0" y="0"/>
                      <a:ext cx="6120765" cy="2925445"/>
                    </a:xfrm>
                    <a:prstGeom prst="rect">
                      <a:avLst/>
                    </a:prstGeom>
                  </pic:spPr>
                </pic:pic>
              </a:graphicData>
            </a:graphic>
          </wp:inline>
        </w:drawing>
      </w:r>
    </w:p>
    <w:p w14:paraId="08DD48D5" w14:textId="232D2EB8" w:rsidR="00593306" w:rsidRDefault="00593306" w:rsidP="00593306">
      <w:pPr>
        <w:pStyle w:val="TF-CITAO"/>
        <w:ind w:left="2977" w:firstLine="568"/>
      </w:pPr>
      <w:r>
        <w:t>Fonte: elaborado pelo autor.</w:t>
      </w:r>
    </w:p>
    <w:p w14:paraId="16818524" w14:textId="77777777" w:rsidR="001D78EC" w:rsidRDefault="001D78EC" w:rsidP="001D78EC">
      <w:pPr>
        <w:pStyle w:val="TF-FIGURA"/>
        <w:jc w:val="left"/>
      </w:pPr>
    </w:p>
    <w:p w14:paraId="256FC276" w14:textId="02AA9A4D" w:rsidR="001D78EC" w:rsidRDefault="001D78EC" w:rsidP="001D78EC">
      <w:pPr>
        <w:pStyle w:val="TF-TEXTO"/>
      </w:pPr>
      <w:r>
        <w:t xml:space="preserve">O fluxograma dos processos do jogo apresentado </w:t>
      </w:r>
      <w:commentRangeStart w:id="246"/>
      <w:r>
        <w:t>na</w:t>
      </w:r>
      <w:r w:rsidR="00593306">
        <w:t xml:space="preserve"> </w:t>
      </w:r>
      <w:commentRangeStart w:id="247"/>
      <w:r w:rsidR="00593306">
        <w:fldChar w:fldCharType="begin"/>
      </w:r>
      <w:r w:rsidR="00593306">
        <w:instrText xml:space="preserve"> REF _Ref390756928 \h </w:instrText>
      </w:r>
      <w:r w:rsidR="00593306">
        <w:fldChar w:fldCharType="separate"/>
      </w:r>
      <w:r w:rsidR="00593306">
        <w:t xml:space="preserve">Figura </w:t>
      </w:r>
      <w:r w:rsidR="00593306">
        <w:rPr>
          <w:noProof/>
        </w:rPr>
        <w:t>5</w:t>
      </w:r>
      <w:r w:rsidR="00593306">
        <w:fldChar w:fldCharType="end"/>
      </w:r>
      <w:commentRangeEnd w:id="246"/>
      <w:commentRangeEnd w:id="247"/>
      <w:r w:rsidR="006A3E43">
        <w:rPr>
          <w:rStyle w:val="Refdecomentrio"/>
        </w:rPr>
        <w:commentReference w:id="247"/>
      </w:r>
      <w:r w:rsidR="004B15F7">
        <w:rPr>
          <w:rStyle w:val="Refdecomentrio"/>
        </w:rPr>
        <w:commentReference w:id="246"/>
      </w:r>
      <w:r>
        <w:t>, foi construído utilizando a ferramenta online</w:t>
      </w:r>
    </w:p>
    <w:p w14:paraId="387337B5" w14:textId="21D8EDC4" w:rsidR="001D78EC" w:rsidRDefault="001D78EC" w:rsidP="001D78EC">
      <w:pPr>
        <w:pStyle w:val="TF-TEXTO"/>
        <w:ind w:firstLine="0"/>
      </w:pPr>
      <w:r>
        <w:lastRenderedPageBreak/>
        <w:t>Draw.io, disponível gratuitamente. Com o início do fluxograma é solicitado ao usuário a permissão para o uso da câmera do aparelho, pois sem a câmera não é possível utilizar a realidade aumentada assim não conseguindo fazer a leitura do marcador. Após a permissão ser concedida o usuário é encaminhado para a tela inicial do jogo, onde após a leitura do marcador é possível escolher entre o jogo local ou o jogo multijogador. Caso ele escolha jogar localmente o jogo é iniciado, tendo o time branco como a equipe inicial</w:t>
      </w:r>
      <w:del w:id="248" w:author="Dalton Solano dos Reis" w:date="2024-06-25T11:18:00Z">
        <w:r w:rsidDel="006A3E43">
          <w:delText>, a</w:delText>
        </w:r>
      </w:del>
      <w:ins w:id="249" w:author="Dalton Solano dos Reis" w:date="2024-06-25T11:18:00Z">
        <w:r w:rsidR="006A3E43">
          <w:t>. A</w:t>
        </w:r>
      </w:ins>
      <w:r>
        <w:t xml:space="preserve">pós a jogada caso o jogo termine é possível voltar ao menu inicial, </w:t>
      </w:r>
      <w:ins w:id="250" w:author="Dalton Solano dos Reis" w:date="2024-06-25T11:19:00Z">
        <w:r w:rsidR="006A3E43">
          <w:t xml:space="preserve">mas </w:t>
        </w:r>
      </w:ins>
      <w:r>
        <w:t xml:space="preserve">caso o jogo não termine é passada a vez de jogar para o time oposto. </w:t>
      </w:r>
      <w:del w:id="251" w:author="Dalton Solano dos Reis" w:date="2024-06-25T11:19:00Z">
        <w:r w:rsidDel="006A3E43">
          <w:delText xml:space="preserve">Caso </w:delText>
        </w:r>
      </w:del>
      <w:ins w:id="252" w:author="Dalton Solano dos Reis" w:date="2024-06-25T11:19:00Z">
        <w:r w:rsidR="006A3E43">
          <w:t xml:space="preserve">E se </w:t>
        </w:r>
      </w:ins>
      <w:r>
        <w:t>o jogador escolh</w:t>
      </w:r>
      <w:ins w:id="253" w:author="Dalton Solano dos Reis" w:date="2024-06-25T11:19:00Z">
        <w:r w:rsidR="006A3E43">
          <w:t>er</w:t>
        </w:r>
      </w:ins>
      <w:del w:id="254" w:author="Dalton Solano dos Reis" w:date="2024-06-25T11:19:00Z">
        <w:r w:rsidDel="006A3E43">
          <w:delText>a</w:delText>
        </w:r>
      </w:del>
      <w:r>
        <w:t xml:space="preserve"> por jogar o modo multijogador ele será redirecionado para o menu de multijogador, onde poderá optar por escolher se deseja ser o </w:t>
      </w:r>
      <w:r w:rsidRPr="006A3E43">
        <w:rPr>
          <w:i/>
          <w:iCs/>
          <w:rPrChange w:id="255" w:author="Dalton Solano dos Reis" w:date="2024-06-25T11:19:00Z">
            <w:rPr/>
          </w:rPrChange>
        </w:rPr>
        <w:t>host</w:t>
      </w:r>
      <w:r>
        <w:t xml:space="preserve"> ou se deseja se conectar a outro jogador</w:t>
      </w:r>
      <w:ins w:id="256" w:author="Dalton Solano dos Reis" w:date="2024-06-25T11:19:00Z">
        <w:r w:rsidR="006A3E43">
          <w:t>. E assim</w:t>
        </w:r>
      </w:ins>
      <w:r>
        <w:t>, caso opte por</w:t>
      </w:r>
      <w:r w:rsidR="00BA35B7">
        <w:t xml:space="preserve"> ser o </w:t>
      </w:r>
      <w:r w:rsidR="00BA35B7" w:rsidRPr="006A3E43">
        <w:rPr>
          <w:i/>
          <w:iCs/>
          <w:rPrChange w:id="257" w:author="Dalton Solano dos Reis" w:date="2024-06-25T11:20:00Z">
            <w:rPr/>
          </w:rPrChange>
        </w:rPr>
        <w:t>host</w:t>
      </w:r>
      <w:r w:rsidR="00BA35B7">
        <w:t xml:space="preserve"> deve aguardar o outro jogador se conectar. </w:t>
      </w:r>
      <w:ins w:id="258" w:author="Dalton Solano dos Reis" w:date="2024-06-25T11:20:00Z">
        <w:r w:rsidR="006A3E43">
          <w:t xml:space="preserve">E por fim, </w:t>
        </w:r>
      </w:ins>
      <w:del w:id="259" w:author="Dalton Solano dos Reis" w:date="2024-06-25T11:20:00Z">
        <w:r w:rsidR="00BA35B7" w:rsidDel="006A3E43">
          <w:delText xml:space="preserve">Caso </w:delText>
        </w:r>
      </w:del>
      <w:ins w:id="260" w:author="Dalton Solano dos Reis" w:date="2024-06-25T11:20:00Z">
        <w:r w:rsidR="006A3E43">
          <w:t xml:space="preserve">caso </w:t>
        </w:r>
      </w:ins>
      <w:r w:rsidR="00BA35B7">
        <w:t>opte por se conectar a outro jogador devera inserir o IP do outro jogador e clicar em conectar. Após os dois jogadores estarem conectados o jogo começa e segue conforme a opção de jogo local.</w:t>
      </w:r>
    </w:p>
    <w:p w14:paraId="252769C5" w14:textId="77777777" w:rsidR="001D78EC" w:rsidRPr="00B96371" w:rsidRDefault="001D78EC" w:rsidP="00913C29">
      <w:pPr>
        <w:pStyle w:val="TF-FIGURA"/>
      </w:pPr>
    </w:p>
    <w:p w14:paraId="6E2A70CA" w14:textId="13570E33" w:rsidR="0040349A" w:rsidRDefault="002646AE" w:rsidP="002646AE">
      <w:pPr>
        <w:pStyle w:val="Ttulo2"/>
      </w:pPr>
      <w:commentRangeStart w:id="261"/>
      <w:r>
        <w:t>implementação</w:t>
      </w:r>
      <w:commentRangeEnd w:id="261"/>
      <w:r w:rsidR="00ED06D9">
        <w:rPr>
          <w:rStyle w:val="Refdecomentrio"/>
          <w:caps w:val="0"/>
          <w:color w:val="auto"/>
        </w:rPr>
        <w:commentReference w:id="261"/>
      </w:r>
    </w:p>
    <w:p w14:paraId="4952E8A3" w14:textId="47A77311" w:rsidR="004B6E8A" w:rsidDel="002A5310" w:rsidRDefault="00C21895" w:rsidP="004B6E8A">
      <w:pPr>
        <w:pStyle w:val="TF-TEXTO"/>
        <w:rPr>
          <w:del w:id="262" w:author="Dalton Solano dos Reis" w:date="2024-06-25T11:52:00Z"/>
          <w:sz w:val="24"/>
          <w:szCs w:val="24"/>
        </w:rPr>
      </w:pPr>
      <w:r>
        <w:t xml:space="preserve"> </w:t>
      </w:r>
      <w:r w:rsidR="004B6E8A">
        <w:t xml:space="preserve">Na implementação do jogo, a primeira parte desenvolvida foi o posicionamento das </w:t>
      </w:r>
      <w:commentRangeStart w:id="263"/>
      <w:r w:rsidR="004B6E8A">
        <w:t xml:space="preserve">casas </w:t>
      </w:r>
      <w:commentRangeEnd w:id="263"/>
      <w:r w:rsidR="00E306AF">
        <w:rPr>
          <w:rStyle w:val="Refdecomentrio"/>
        </w:rPr>
        <w:commentReference w:id="263"/>
      </w:r>
      <w:r w:rsidR="004B6E8A">
        <w:t xml:space="preserve">e a definição de duas </w:t>
      </w:r>
      <w:commentRangeStart w:id="264"/>
      <w:r w:rsidR="004B6E8A">
        <w:t xml:space="preserve">constantes de eixo </w:t>
      </w:r>
      <w:commentRangeEnd w:id="264"/>
      <w:r w:rsidR="00E306AF">
        <w:rPr>
          <w:rStyle w:val="Refdecomentrio"/>
        </w:rPr>
        <w:commentReference w:id="264"/>
      </w:r>
      <w:r w:rsidR="004B6E8A">
        <w:t xml:space="preserve">para garantir o correto funcionamento do movimento do usuário. Em seguida, foram criados </w:t>
      </w:r>
      <w:r w:rsidR="004B6E8A" w:rsidRPr="00E306AF">
        <w:rPr>
          <w:i/>
          <w:iCs/>
          <w:rPrChange w:id="265" w:author="Dalton Solano dos Reis" w:date="2024-06-25T11:43:00Z">
            <w:rPr/>
          </w:rPrChange>
        </w:rPr>
        <w:t>scripts</w:t>
      </w:r>
      <w:r w:rsidR="004B6E8A">
        <w:t xml:space="preserve"> para cada tipo de peça, todas herdando de uma </w:t>
      </w:r>
      <w:r w:rsidR="004B6E8A" w:rsidRPr="00E306AF">
        <w:rPr>
          <w:rStyle w:val="TF-COURIER9"/>
          <w:rPrChange w:id="266" w:author="Dalton Solano dos Reis" w:date="2024-06-25T11:44:00Z">
            <w:rPr/>
          </w:rPrChange>
        </w:rPr>
        <w:t>classe pai</w:t>
      </w:r>
      <w:r w:rsidR="004B6E8A">
        <w:t xml:space="preserve"> devido ao comportamento semelhante, com métodos específicos de movimento e, quando aplicável, movimentos especiais</w:t>
      </w:r>
      <w:ins w:id="267" w:author="Dalton Solano dos Reis" w:date="2024-06-25T11:50:00Z">
        <w:r w:rsidR="00E306AF">
          <w:t xml:space="preserve"> dependendo do tipo de peça do jogo de xadrez</w:t>
        </w:r>
      </w:ins>
      <w:r w:rsidR="004B6E8A">
        <w:t>.</w:t>
      </w:r>
      <w:ins w:id="268" w:author="Dalton Solano dos Reis" w:date="2024-06-25T11:52:00Z">
        <w:r w:rsidR="002A5310">
          <w:t xml:space="preserve"> </w:t>
        </w:r>
      </w:ins>
    </w:p>
    <w:p w14:paraId="0CB398DF" w14:textId="77777777" w:rsidR="004B6E8A" w:rsidRDefault="004B6E8A" w:rsidP="002A5310">
      <w:pPr>
        <w:pStyle w:val="TF-TEXTO"/>
      </w:pPr>
      <w:r>
        <w:t xml:space="preserve">O posicionamento e as interações das peças foram ajustados para aumentar o realismo dos movimentos. A movimentação das </w:t>
      </w:r>
      <w:commentRangeStart w:id="269"/>
      <w:r>
        <w:t>peças foi refinada</w:t>
      </w:r>
      <w:commentRangeEnd w:id="269"/>
      <w:r w:rsidR="00ED06D9">
        <w:rPr>
          <w:rStyle w:val="Refdecomentrio"/>
        </w:rPr>
        <w:commentReference w:id="269"/>
      </w:r>
      <w:r>
        <w:t xml:space="preserve">, permitindo </w:t>
      </w:r>
      <w:commentRangeStart w:id="270"/>
      <w:r>
        <w:t xml:space="preserve">movimentos especiais </w:t>
      </w:r>
      <w:commentRangeEnd w:id="270"/>
      <w:r w:rsidR="00E306AF">
        <w:rPr>
          <w:rStyle w:val="Refdecomentrio"/>
        </w:rPr>
        <w:commentReference w:id="270"/>
      </w:r>
      <w:r>
        <w:t>quando necessário. Após esses desenvolvimentos, foi implementada a tela de definição do vencedor.</w:t>
      </w:r>
    </w:p>
    <w:p w14:paraId="60FC6CD0" w14:textId="0B7E273C" w:rsidR="004B6E8A" w:rsidDel="00ED06D9" w:rsidRDefault="004B6E8A" w:rsidP="004B6E8A">
      <w:pPr>
        <w:pStyle w:val="TF-TEXTO"/>
        <w:rPr>
          <w:del w:id="271" w:author="Dalton Solano dos Reis" w:date="2024-06-25T14:20:00Z"/>
        </w:rPr>
      </w:pPr>
      <w:r>
        <w:t xml:space="preserve">O jogo foi então transformado em </w:t>
      </w:r>
      <w:r w:rsidRPr="00ED06D9">
        <w:rPr>
          <w:i/>
          <w:iCs/>
          <w:rPrChange w:id="272" w:author="Dalton Solano dos Reis" w:date="2024-06-25T14:19:00Z">
            <w:rPr/>
          </w:rPrChange>
        </w:rPr>
        <w:t>multiplayer</w:t>
      </w:r>
      <w:r>
        <w:t xml:space="preserve"> com a criação de um </w:t>
      </w:r>
      <w:r w:rsidRPr="00ED06D9">
        <w:rPr>
          <w:i/>
          <w:iCs/>
          <w:rPrChange w:id="273" w:author="Dalton Solano dos Reis" w:date="2024-06-25T14:19:00Z">
            <w:rPr/>
          </w:rPrChange>
        </w:rPr>
        <w:t>script</w:t>
      </w:r>
      <w:r>
        <w:t xml:space="preserve"> cliente/servidor para gerenciar a conexão entre os jogadores. A sincronização das mensagens foi ajustada para refletir os movimentos de um jogador no jogo do outro, garantindo </w:t>
      </w:r>
      <w:commentRangeStart w:id="274"/>
      <w:r>
        <w:t xml:space="preserve">dinamismo </w:t>
      </w:r>
      <w:commentRangeEnd w:id="274"/>
      <w:r w:rsidR="00ED06D9">
        <w:rPr>
          <w:rStyle w:val="Refdecomentrio"/>
        </w:rPr>
        <w:commentReference w:id="274"/>
      </w:r>
      <w:r>
        <w:t xml:space="preserve">no modo </w:t>
      </w:r>
      <w:r w:rsidRPr="00ED06D9">
        <w:rPr>
          <w:i/>
          <w:iCs/>
          <w:rPrChange w:id="275" w:author="Dalton Solano dos Reis" w:date="2024-06-25T14:20:00Z">
            <w:rPr/>
          </w:rPrChange>
        </w:rPr>
        <w:t>multiplayer</w:t>
      </w:r>
      <w:r>
        <w:t>.</w:t>
      </w:r>
      <w:ins w:id="276" w:author="Dalton Solano dos Reis" w:date="2024-06-25T14:20:00Z">
        <w:r w:rsidR="00ED06D9">
          <w:t xml:space="preserve"> </w:t>
        </w:r>
      </w:ins>
    </w:p>
    <w:p w14:paraId="4EE7648B" w14:textId="77777777" w:rsidR="004B6E8A" w:rsidDel="00ED06D9" w:rsidRDefault="004B6E8A" w:rsidP="00ED06D9">
      <w:pPr>
        <w:pStyle w:val="TF-TEXTO"/>
        <w:rPr>
          <w:del w:id="277" w:author="Dalton Solano dos Reis" w:date="2024-06-25T14:21:00Z"/>
        </w:rPr>
      </w:pPr>
      <w:r>
        <w:t>Por fim, o jogo foi transferido da versão sem realidade aumentada para a realidade aumentada utilizando o Vuforia, finalizando assim a implementação do jogo.</w:t>
      </w:r>
    </w:p>
    <w:p w14:paraId="35A809BA" w14:textId="77777777" w:rsidR="004B6E8A" w:rsidRDefault="0040349A">
      <w:pPr>
        <w:pStyle w:val="TF-TEXTO"/>
        <w:pPrChange w:id="278" w:author="Dalton Solano dos Reis" w:date="2024-06-25T14:21:00Z">
          <w:pPr>
            <w:pStyle w:val="TF-FIGURA"/>
          </w:pPr>
        </w:pPrChange>
      </w:pPr>
      <w:del w:id="279" w:author="Dalton Solano dos Reis" w:date="2024-06-25T14:21:00Z">
        <w:r w:rsidRPr="0040349A" w:rsidDel="00ED06D9">
          <w:delText xml:space="preserve"> </w:delText>
        </w:r>
      </w:del>
    </w:p>
    <w:p w14:paraId="0A8A024F" w14:textId="5FE431DE" w:rsidR="004B6E8A" w:rsidRDefault="004B6E8A" w:rsidP="004B6E8A">
      <w:pPr>
        <w:pStyle w:val="TF-LEGENDA"/>
      </w:pPr>
      <w:bookmarkStart w:id="280" w:name="_Ref170097769"/>
      <w:r>
        <w:t xml:space="preserve">Figura </w:t>
      </w:r>
      <w:r>
        <w:fldChar w:fldCharType="begin"/>
      </w:r>
      <w:r>
        <w:instrText xml:space="preserve"> SEQ Figura \* ARABIC </w:instrText>
      </w:r>
      <w:r>
        <w:fldChar w:fldCharType="separate"/>
      </w:r>
      <w:r w:rsidR="002F1111">
        <w:rPr>
          <w:noProof/>
        </w:rPr>
        <w:t>5</w:t>
      </w:r>
      <w:r>
        <w:fldChar w:fldCharType="end"/>
      </w:r>
      <w:bookmarkEnd w:id="280"/>
      <w:r>
        <w:t xml:space="preserve"> - Tela da partida</w:t>
      </w:r>
    </w:p>
    <w:p w14:paraId="4CF0F643" w14:textId="3BBF518B" w:rsidR="00C21895" w:rsidRDefault="004B6E8A" w:rsidP="004B6E8A">
      <w:pPr>
        <w:pStyle w:val="TF-FIGURA"/>
      </w:pPr>
      <w:r>
        <w:rPr>
          <w:noProof/>
          <w:bdr w:val="none" w:sz="0" w:space="0" w:color="auto" w:frame="1"/>
        </w:rPr>
        <w:drawing>
          <wp:inline distT="0" distB="0" distL="0" distR="0" wp14:anchorId="7CF91EDA" wp14:editId="754C8AA8">
            <wp:extent cx="3943985" cy="3506470"/>
            <wp:effectExtent l="0" t="0" r="0" b="0"/>
            <wp:docPr id="603727408" name="Imagem 7" descr="Mesa de madeira com vários objeto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27408" name="Imagem 7" descr="Mesa de madeira com vários objetos&#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985" cy="3506470"/>
                    </a:xfrm>
                    <a:prstGeom prst="rect">
                      <a:avLst/>
                    </a:prstGeom>
                    <a:noFill/>
                    <a:ln>
                      <a:noFill/>
                    </a:ln>
                  </pic:spPr>
                </pic:pic>
              </a:graphicData>
            </a:graphic>
          </wp:inline>
        </w:drawing>
      </w:r>
    </w:p>
    <w:p w14:paraId="0AC56E72" w14:textId="77777777" w:rsidR="004B6E8A" w:rsidRDefault="004B6E8A" w:rsidP="004B6E8A">
      <w:pPr>
        <w:pStyle w:val="TF-FONTE"/>
      </w:pPr>
      <w:r>
        <w:t>Fonte: elaborado pelo autor.</w:t>
      </w:r>
    </w:p>
    <w:p w14:paraId="10062E87" w14:textId="77777777" w:rsidR="002F1111" w:rsidRPr="002F1111" w:rsidRDefault="002F1111" w:rsidP="002F1111"/>
    <w:p w14:paraId="41CDAF28" w14:textId="0F4E3DA3" w:rsidR="004B6E8A" w:rsidDel="00ED06D9" w:rsidRDefault="004B6E8A" w:rsidP="004B6E8A">
      <w:pPr>
        <w:pStyle w:val="TF-FIGURA"/>
        <w:jc w:val="left"/>
        <w:rPr>
          <w:del w:id="281" w:author="Dalton Solano dos Reis" w:date="2024-06-25T14:22:00Z"/>
        </w:rPr>
      </w:pPr>
      <w:r>
        <w:tab/>
      </w:r>
      <w:commentRangeStart w:id="282"/>
      <w:r>
        <w:t xml:space="preserve">Na </w:t>
      </w:r>
      <w:r>
        <w:fldChar w:fldCharType="begin"/>
      </w:r>
      <w:r>
        <w:instrText xml:space="preserve"> REF _Ref170097769 \h </w:instrText>
      </w:r>
      <w:r>
        <w:fldChar w:fldCharType="separate"/>
      </w:r>
      <w:r>
        <w:t xml:space="preserve">Figura </w:t>
      </w:r>
      <w:r>
        <w:rPr>
          <w:noProof/>
        </w:rPr>
        <w:t>5</w:t>
      </w:r>
      <w:r>
        <w:fldChar w:fldCharType="end"/>
      </w:r>
      <w:r>
        <w:t xml:space="preserve"> é </w:t>
      </w:r>
      <w:commentRangeEnd w:id="282"/>
      <w:r w:rsidR="00ED06D9">
        <w:rPr>
          <w:rStyle w:val="Refdecomentrio"/>
        </w:rPr>
        <w:commentReference w:id="282"/>
      </w:r>
      <w:r>
        <w:t>possível observar como ficam as peças e o tabuleiro durante uma partida.</w:t>
      </w:r>
    </w:p>
    <w:p w14:paraId="1B04A26F" w14:textId="77777777" w:rsidR="002F1111" w:rsidRDefault="002F1111" w:rsidP="004B6E8A">
      <w:pPr>
        <w:pStyle w:val="TF-FIGURA"/>
        <w:jc w:val="left"/>
      </w:pPr>
    </w:p>
    <w:p w14:paraId="1A0FE26C" w14:textId="76B16193" w:rsidR="004B6E8A" w:rsidRDefault="004B6E8A" w:rsidP="004B6E8A">
      <w:pPr>
        <w:pStyle w:val="TF-LEGENDA"/>
      </w:pPr>
      <w:bookmarkStart w:id="283" w:name="_Ref170097882"/>
      <w:commentRangeStart w:id="284"/>
      <w:r>
        <w:t xml:space="preserve">Figura </w:t>
      </w:r>
      <w:r>
        <w:fldChar w:fldCharType="begin"/>
      </w:r>
      <w:r>
        <w:instrText xml:space="preserve"> SEQ Figura \* ARABIC </w:instrText>
      </w:r>
      <w:r>
        <w:fldChar w:fldCharType="separate"/>
      </w:r>
      <w:r w:rsidR="002F1111">
        <w:rPr>
          <w:noProof/>
        </w:rPr>
        <w:t>6</w:t>
      </w:r>
      <w:r>
        <w:fldChar w:fldCharType="end"/>
      </w:r>
      <w:bookmarkEnd w:id="283"/>
      <w:commentRangeEnd w:id="284"/>
      <w:r w:rsidR="00ED06D9">
        <w:rPr>
          <w:rStyle w:val="Refdecomentrio"/>
        </w:rPr>
        <w:commentReference w:id="284"/>
      </w:r>
      <w:r>
        <w:t xml:space="preserve"> - Tabuleiro durante o menu</w:t>
      </w:r>
    </w:p>
    <w:p w14:paraId="42E6B37A" w14:textId="7A987721" w:rsidR="004B6E8A" w:rsidRDefault="004B6E8A" w:rsidP="004B6E8A">
      <w:pPr>
        <w:pStyle w:val="TF-FIGURA"/>
      </w:pPr>
      <w:r w:rsidRPr="004B6E8A">
        <w:rPr>
          <w:noProof/>
        </w:rPr>
        <w:drawing>
          <wp:inline distT="0" distB="0" distL="0" distR="0" wp14:anchorId="33785BAA" wp14:editId="4B066914">
            <wp:extent cx="4007485" cy="2870200"/>
            <wp:effectExtent l="0" t="0" r="0" b="6350"/>
            <wp:docPr id="920391615" name="Imagem 8" descr="Im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91615" name="Imagem 8" descr="Imagem de jogo de vídeo game&#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7485" cy="2870200"/>
                    </a:xfrm>
                    <a:prstGeom prst="rect">
                      <a:avLst/>
                    </a:prstGeom>
                    <a:noFill/>
                    <a:ln>
                      <a:noFill/>
                    </a:ln>
                  </pic:spPr>
                </pic:pic>
              </a:graphicData>
            </a:graphic>
          </wp:inline>
        </w:drawing>
      </w:r>
    </w:p>
    <w:p w14:paraId="0B6ADD7B" w14:textId="77777777" w:rsidR="002F1111" w:rsidRDefault="002F1111" w:rsidP="002F1111">
      <w:pPr>
        <w:pStyle w:val="TF-FONTE"/>
      </w:pPr>
      <w:r>
        <w:t>Fonte: elaborado pelo autor.</w:t>
      </w:r>
    </w:p>
    <w:p w14:paraId="27809899" w14:textId="2C55EA99" w:rsidR="002F1111" w:rsidRDefault="002F1111" w:rsidP="002F1111">
      <w:pPr>
        <w:pStyle w:val="TF-TEXTO"/>
      </w:pPr>
      <w:r>
        <w:tab/>
      </w:r>
      <w:commentRangeStart w:id="285"/>
      <w:r>
        <w:t xml:space="preserve">Na </w:t>
      </w:r>
      <w:r>
        <w:fldChar w:fldCharType="begin"/>
      </w:r>
      <w:r>
        <w:instrText xml:space="preserve"> REF _Ref170097882 \h  \* MERGEFORMAT </w:instrText>
      </w:r>
      <w:r>
        <w:fldChar w:fldCharType="separate"/>
      </w:r>
      <w:r>
        <w:t xml:space="preserve">Figura </w:t>
      </w:r>
      <w:r>
        <w:rPr>
          <w:noProof/>
        </w:rPr>
        <w:t>6</w:t>
      </w:r>
      <w:r>
        <w:fldChar w:fldCharType="end"/>
      </w:r>
      <w:commentRangeEnd w:id="285"/>
      <w:r w:rsidR="00ED06D9">
        <w:rPr>
          <w:rStyle w:val="Refdecomentrio"/>
        </w:rPr>
        <w:commentReference w:id="285"/>
      </w:r>
      <w:r>
        <w:t xml:space="preserve"> é possível ver como se comporta o </w:t>
      </w:r>
      <w:commentRangeStart w:id="286"/>
      <w:r>
        <w:t>tabuleiro durante o menu</w:t>
      </w:r>
      <w:commentRangeEnd w:id="286"/>
      <w:r w:rsidR="00ED06D9">
        <w:rPr>
          <w:rStyle w:val="Refdecomentrio"/>
        </w:rPr>
        <w:commentReference w:id="286"/>
      </w:r>
      <w:r>
        <w:t>, onde ele é posicionado em cima do marcador.</w:t>
      </w:r>
    </w:p>
    <w:p w14:paraId="60F0572F" w14:textId="7D74CB8E" w:rsidR="002F1111" w:rsidRDefault="002F1111" w:rsidP="002F1111">
      <w:pPr>
        <w:pStyle w:val="TF-LEGENDA"/>
      </w:pPr>
      <w:bookmarkStart w:id="287" w:name="_Ref170098017"/>
      <w:r>
        <w:t xml:space="preserve">Figura </w:t>
      </w:r>
      <w:r>
        <w:fldChar w:fldCharType="begin"/>
      </w:r>
      <w:r>
        <w:instrText xml:space="preserve"> SEQ Figura \* ARABIC </w:instrText>
      </w:r>
      <w:r>
        <w:fldChar w:fldCharType="separate"/>
      </w:r>
      <w:r>
        <w:rPr>
          <w:noProof/>
        </w:rPr>
        <w:t>7</w:t>
      </w:r>
      <w:r>
        <w:fldChar w:fldCharType="end"/>
      </w:r>
      <w:bookmarkEnd w:id="287"/>
      <w:r>
        <w:t xml:space="preserve"> - Movimentos </w:t>
      </w:r>
      <w:r w:rsidRPr="00D46C34">
        <w:t>possíveis</w:t>
      </w:r>
    </w:p>
    <w:p w14:paraId="03175FF6" w14:textId="11DB336E" w:rsidR="002F1111" w:rsidRDefault="002F1111" w:rsidP="002F1111">
      <w:pPr>
        <w:pStyle w:val="TF-FIGURA"/>
      </w:pPr>
      <w:r>
        <w:rPr>
          <w:noProof/>
          <w:bdr w:val="none" w:sz="0" w:space="0" w:color="auto" w:frame="1"/>
        </w:rPr>
        <w:drawing>
          <wp:inline distT="0" distB="0" distL="0" distR="0" wp14:anchorId="124DD811" wp14:editId="33A0654B">
            <wp:extent cx="4007485" cy="3021330"/>
            <wp:effectExtent l="0" t="0" r="0" b="7620"/>
            <wp:docPr id="732654815" name="Imagem 9"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4815" name="Imagem 9" descr="Imagem de jogo de vídeo game&#10;&#10;Descrição gerada automaticamente com confiança m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7485" cy="3021330"/>
                    </a:xfrm>
                    <a:prstGeom prst="rect">
                      <a:avLst/>
                    </a:prstGeom>
                    <a:noFill/>
                    <a:ln>
                      <a:noFill/>
                    </a:ln>
                  </pic:spPr>
                </pic:pic>
              </a:graphicData>
            </a:graphic>
          </wp:inline>
        </w:drawing>
      </w:r>
    </w:p>
    <w:p w14:paraId="562D445B" w14:textId="77777777" w:rsidR="002F1111" w:rsidRDefault="002F1111" w:rsidP="002F1111">
      <w:pPr>
        <w:pStyle w:val="TF-FONTE"/>
      </w:pPr>
      <w:r>
        <w:t>Fonte: elaborado pelo autor.</w:t>
      </w:r>
    </w:p>
    <w:p w14:paraId="7200F77E" w14:textId="5A2E0C72" w:rsidR="002F1111" w:rsidRDefault="002F1111" w:rsidP="002F1111">
      <w:pPr>
        <w:pStyle w:val="TF-FIGURA"/>
        <w:jc w:val="left"/>
      </w:pPr>
      <w:r>
        <w:tab/>
      </w:r>
      <w:commentRangeStart w:id="288"/>
      <w:r>
        <w:t xml:space="preserve">Na </w:t>
      </w:r>
      <w:r>
        <w:fldChar w:fldCharType="begin"/>
      </w:r>
      <w:r>
        <w:instrText xml:space="preserve"> REF _Ref170098017 \h </w:instrText>
      </w:r>
      <w:r>
        <w:fldChar w:fldCharType="separate"/>
      </w:r>
      <w:r>
        <w:t xml:space="preserve">Figura </w:t>
      </w:r>
      <w:r>
        <w:rPr>
          <w:noProof/>
        </w:rPr>
        <w:t>7</w:t>
      </w:r>
      <w:r>
        <w:fldChar w:fldCharType="end"/>
      </w:r>
      <w:commentRangeEnd w:id="288"/>
      <w:r w:rsidR="00ED06D9">
        <w:rPr>
          <w:rStyle w:val="Refdecomentrio"/>
        </w:rPr>
        <w:commentReference w:id="288"/>
      </w:r>
      <w:r>
        <w:t xml:space="preserve"> é possível ver como são mostrados os movimentos possíveis.</w:t>
      </w:r>
    </w:p>
    <w:p w14:paraId="53243C1C" w14:textId="77777777" w:rsidR="00F255FC" w:rsidRDefault="00F255FC" w:rsidP="00BE4CD4">
      <w:pPr>
        <w:pStyle w:val="Ttulo1"/>
      </w:pPr>
      <w:bookmarkStart w:id="289" w:name="_Toc511928438"/>
      <w:bookmarkStart w:id="290" w:name="_Toc54164920"/>
      <w:bookmarkStart w:id="291" w:name="_Toc54165674"/>
      <w:bookmarkStart w:id="292" w:name="_Toc54169332"/>
      <w:bookmarkStart w:id="293" w:name="_Toc96347438"/>
      <w:bookmarkStart w:id="294" w:name="_Toc96357722"/>
      <w:bookmarkStart w:id="295" w:name="_Toc96491865"/>
      <w:commentRangeStart w:id="296"/>
      <w:r>
        <w:t>RESULTADOS</w:t>
      </w:r>
      <w:bookmarkEnd w:id="289"/>
      <w:r>
        <w:t xml:space="preserve"> </w:t>
      </w:r>
      <w:bookmarkEnd w:id="290"/>
      <w:bookmarkEnd w:id="291"/>
      <w:bookmarkEnd w:id="292"/>
      <w:bookmarkEnd w:id="293"/>
      <w:bookmarkEnd w:id="294"/>
      <w:bookmarkEnd w:id="295"/>
      <w:commentRangeEnd w:id="296"/>
      <w:r w:rsidR="00ED06D9">
        <w:rPr>
          <w:rStyle w:val="Refdecomentrio"/>
          <w:b w:val="0"/>
          <w:caps w:val="0"/>
          <w:kern w:val="0"/>
        </w:rPr>
        <w:commentReference w:id="296"/>
      </w:r>
    </w:p>
    <w:p w14:paraId="3022DADC" w14:textId="56A2C568" w:rsidR="00F255FC" w:rsidRDefault="006F2CC7" w:rsidP="006F2CC7">
      <w:pPr>
        <w:pStyle w:val="Ttulo2"/>
      </w:pPr>
      <w:r>
        <w:t>TESTES COM USUÁRIOS</w:t>
      </w:r>
    </w:p>
    <w:p w14:paraId="595BC37E" w14:textId="3B41C266" w:rsidR="006F2CC7" w:rsidRDefault="00CE385B" w:rsidP="00CE385B">
      <w:pPr>
        <w:pStyle w:val="TF-TEXTO"/>
      </w:pPr>
      <w:r w:rsidRPr="00CE385B">
        <w:t xml:space="preserve">Com o objetivo de verificar o jogabilidade do jogo, </w:t>
      </w:r>
      <w:r>
        <w:t xml:space="preserve">foi elaborado e disponibilizado através do Google </w:t>
      </w:r>
      <w:proofErr w:type="spellStart"/>
      <w:r>
        <w:t>Forms</w:t>
      </w:r>
      <w:proofErr w:type="spellEnd"/>
      <w:r>
        <w:t xml:space="preserve"> um formulário a um </w:t>
      </w:r>
      <w:commentRangeStart w:id="297"/>
      <w:r>
        <w:t>grupo de 10 pessoas</w:t>
      </w:r>
      <w:commentRangeEnd w:id="297"/>
      <w:r w:rsidR="00ED06D9">
        <w:rPr>
          <w:rStyle w:val="Refdecomentrio"/>
        </w:rPr>
        <w:commentReference w:id="297"/>
      </w:r>
      <w:r>
        <w:t xml:space="preserve">. Na </w:t>
      </w:r>
      <w:commentRangeStart w:id="298"/>
      <w:r w:rsidR="00A331C1">
        <w:fldChar w:fldCharType="begin"/>
      </w:r>
      <w:r w:rsidR="00A331C1">
        <w:instrText xml:space="preserve"> REF _Ref170094288 \h </w:instrText>
      </w:r>
      <w:r w:rsidR="00A331C1">
        <w:fldChar w:fldCharType="separate"/>
      </w:r>
      <w:r w:rsidR="00A331C1">
        <w:t xml:space="preserve">Tabela </w:t>
      </w:r>
      <w:r w:rsidR="00A331C1">
        <w:rPr>
          <w:noProof/>
        </w:rPr>
        <w:t>6</w:t>
      </w:r>
      <w:r w:rsidR="00A331C1">
        <w:fldChar w:fldCharType="end"/>
      </w:r>
      <w:commentRangeEnd w:id="298"/>
      <w:r w:rsidR="00ED06D9">
        <w:rPr>
          <w:rStyle w:val="Refdecomentrio"/>
        </w:rPr>
        <w:commentReference w:id="298"/>
      </w:r>
      <w:r w:rsidR="00A331C1">
        <w:t xml:space="preserve"> </w:t>
      </w:r>
      <w:r>
        <w:t>apresenta quais foram as perguntas.</w:t>
      </w:r>
    </w:p>
    <w:p w14:paraId="0311CC95" w14:textId="77777777" w:rsidR="00CE385B" w:rsidRPr="00CE385B" w:rsidRDefault="00CE385B" w:rsidP="00CE385B">
      <w:pPr>
        <w:pStyle w:val="TF-TEXTO"/>
      </w:pPr>
    </w:p>
    <w:p w14:paraId="5796C44F" w14:textId="3D5F01B2" w:rsidR="00CE385B" w:rsidRDefault="00CE385B" w:rsidP="00CE385B">
      <w:pPr>
        <w:pStyle w:val="TF-LEGENDA"/>
      </w:pPr>
      <w:bookmarkStart w:id="299" w:name="_Ref170094288"/>
      <w:commentRangeStart w:id="300"/>
      <w:r>
        <w:lastRenderedPageBreak/>
        <w:t xml:space="preserve">Tabela </w:t>
      </w:r>
      <w:r>
        <w:fldChar w:fldCharType="begin"/>
      </w:r>
      <w:r>
        <w:instrText xml:space="preserve"> SEQ Tabela \* ARABIC </w:instrText>
      </w:r>
      <w:r>
        <w:fldChar w:fldCharType="separate"/>
      </w:r>
      <w:r w:rsidR="00B83B85">
        <w:rPr>
          <w:noProof/>
        </w:rPr>
        <w:t>6</w:t>
      </w:r>
      <w:r>
        <w:fldChar w:fldCharType="end"/>
      </w:r>
      <w:bookmarkEnd w:id="299"/>
      <w:r>
        <w:t xml:space="preserve"> - Perguntas </w:t>
      </w:r>
      <w:commentRangeEnd w:id="300"/>
      <w:r w:rsidR="00ED06D9">
        <w:rPr>
          <w:rStyle w:val="Refdecomentrio"/>
        </w:rPr>
        <w:commentReference w:id="300"/>
      </w:r>
      <w:r>
        <w:t>feitas para 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CE385B" w14:paraId="61A1914F" w14:textId="77777777" w:rsidTr="00BB2AB8">
        <w:tc>
          <w:tcPr>
            <w:tcW w:w="1698" w:type="dxa"/>
            <w:shd w:val="clear" w:color="auto" w:fill="auto"/>
          </w:tcPr>
          <w:p w14:paraId="1A6DB50C" w14:textId="71E0E898" w:rsidR="00CE385B" w:rsidRDefault="00CE385B" w:rsidP="00BB2AB8">
            <w:pPr>
              <w:pStyle w:val="TF-TEXTO-QUADRO"/>
            </w:pPr>
            <w:r>
              <w:t>Ordem</w:t>
            </w:r>
          </w:p>
        </w:tc>
        <w:tc>
          <w:tcPr>
            <w:tcW w:w="7823" w:type="dxa"/>
            <w:shd w:val="clear" w:color="auto" w:fill="auto"/>
          </w:tcPr>
          <w:p w14:paraId="7DC74B52" w14:textId="092F9F1E" w:rsidR="00CE385B" w:rsidRDefault="00CE385B" w:rsidP="00BB2AB8">
            <w:pPr>
              <w:pStyle w:val="TF-TEXTO-QUADRO"/>
            </w:pPr>
            <w:r>
              <w:rPr>
                <w:color w:val="000000"/>
              </w:rPr>
              <w:t>Pergunta</w:t>
            </w:r>
          </w:p>
        </w:tc>
      </w:tr>
      <w:tr w:rsidR="00CE385B" w14:paraId="0D58F2DA" w14:textId="77777777" w:rsidTr="00BB2AB8">
        <w:tc>
          <w:tcPr>
            <w:tcW w:w="1698" w:type="dxa"/>
            <w:shd w:val="clear" w:color="auto" w:fill="auto"/>
          </w:tcPr>
          <w:p w14:paraId="0E505BBE" w14:textId="7F89FEA7" w:rsidR="00CE385B" w:rsidRDefault="00CE385B" w:rsidP="00BB2AB8">
            <w:pPr>
              <w:pStyle w:val="TF-TEXTO-QUADRO"/>
            </w:pPr>
            <w:r>
              <w:t>1</w:t>
            </w:r>
          </w:p>
        </w:tc>
        <w:tc>
          <w:tcPr>
            <w:tcW w:w="7823" w:type="dxa"/>
            <w:shd w:val="clear" w:color="auto" w:fill="auto"/>
          </w:tcPr>
          <w:p w14:paraId="3BDC4BE9" w14:textId="1E0200DE" w:rsidR="00CE385B" w:rsidRDefault="00D85906" w:rsidP="00BB2AB8">
            <w:pPr>
              <w:pStyle w:val="TF-TEXTO-QUADRO"/>
            </w:pPr>
            <w:r>
              <w:rPr>
                <w:color w:val="000000"/>
              </w:rPr>
              <w:t>Qual o seu nome?</w:t>
            </w:r>
          </w:p>
        </w:tc>
      </w:tr>
      <w:tr w:rsidR="00CE385B" w14:paraId="76A9A001" w14:textId="77777777" w:rsidTr="00BB2AB8">
        <w:tc>
          <w:tcPr>
            <w:tcW w:w="1698" w:type="dxa"/>
            <w:shd w:val="clear" w:color="auto" w:fill="auto"/>
          </w:tcPr>
          <w:p w14:paraId="28695A6E" w14:textId="229B9172" w:rsidR="00CE385B" w:rsidRDefault="00CE385B" w:rsidP="00BB2AB8">
            <w:pPr>
              <w:pStyle w:val="TF-TEXTO-QUADRO"/>
            </w:pPr>
            <w:r>
              <w:t>2</w:t>
            </w:r>
          </w:p>
        </w:tc>
        <w:tc>
          <w:tcPr>
            <w:tcW w:w="7823" w:type="dxa"/>
            <w:shd w:val="clear" w:color="auto" w:fill="auto"/>
          </w:tcPr>
          <w:p w14:paraId="6CBF0181" w14:textId="3C06286B" w:rsidR="00CE385B" w:rsidRDefault="00D85906" w:rsidP="00BB2AB8">
            <w:pPr>
              <w:pStyle w:val="TF-TEXTO-QUADRO"/>
            </w:pPr>
            <w:r>
              <w:rPr>
                <w:rFonts w:ascii="docs-Roboto" w:hAnsi="docs-Roboto"/>
                <w:color w:val="202124"/>
                <w:shd w:val="clear" w:color="auto" w:fill="F1F3F4"/>
              </w:rPr>
              <w:t>Você já conhecia ou sabia jogar xadrez?</w:t>
            </w:r>
          </w:p>
        </w:tc>
      </w:tr>
      <w:tr w:rsidR="00CE385B" w14:paraId="18114D3C" w14:textId="77777777" w:rsidTr="00BB2AB8">
        <w:tc>
          <w:tcPr>
            <w:tcW w:w="1698" w:type="dxa"/>
            <w:shd w:val="clear" w:color="auto" w:fill="auto"/>
          </w:tcPr>
          <w:p w14:paraId="646C472A" w14:textId="17CB2784" w:rsidR="00CE385B" w:rsidRDefault="00CE385B" w:rsidP="00BB2AB8">
            <w:pPr>
              <w:pStyle w:val="TF-TEXTO-QUADRO"/>
            </w:pPr>
            <w:r>
              <w:t>3</w:t>
            </w:r>
          </w:p>
        </w:tc>
        <w:tc>
          <w:tcPr>
            <w:tcW w:w="7823" w:type="dxa"/>
            <w:shd w:val="clear" w:color="auto" w:fill="auto"/>
          </w:tcPr>
          <w:p w14:paraId="6197CFF1" w14:textId="33CAD834" w:rsidR="00CE385B" w:rsidRDefault="00D85906" w:rsidP="00D85906">
            <w:pPr>
              <w:pStyle w:val="TF-TEXTO"/>
              <w:ind w:firstLine="0"/>
            </w:pPr>
            <w:r>
              <w:rPr>
                <w:shd w:val="clear" w:color="auto" w:fill="F1F3F4"/>
              </w:rPr>
              <w:t>De 0 a 5, o quanto foi interessante jogar xadrez com Realidade Aumentada?</w:t>
            </w:r>
          </w:p>
        </w:tc>
      </w:tr>
      <w:tr w:rsidR="00CE385B" w14:paraId="55AADDFD" w14:textId="77777777" w:rsidTr="00BB2AB8">
        <w:tc>
          <w:tcPr>
            <w:tcW w:w="1698" w:type="dxa"/>
            <w:shd w:val="clear" w:color="auto" w:fill="auto"/>
          </w:tcPr>
          <w:p w14:paraId="6ACCB3DC" w14:textId="0FA5EB87" w:rsidR="00CE385B" w:rsidRDefault="00CE385B" w:rsidP="00BB2AB8">
            <w:pPr>
              <w:pStyle w:val="TF-TEXTO-QUADRO"/>
            </w:pPr>
            <w:r>
              <w:t>4</w:t>
            </w:r>
          </w:p>
        </w:tc>
        <w:tc>
          <w:tcPr>
            <w:tcW w:w="7823" w:type="dxa"/>
            <w:shd w:val="clear" w:color="auto" w:fill="auto"/>
          </w:tcPr>
          <w:p w14:paraId="4A1D008C" w14:textId="5CA1E139" w:rsidR="00CE385B" w:rsidRDefault="00D85906" w:rsidP="00BB2AB8">
            <w:pPr>
              <w:pStyle w:val="TF-TEXTO-QUADRO"/>
            </w:pPr>
            <w:r>
              <w:rPr>
                <w:rFonts w:ascii="docs-Roboto" w:hAnsi="docs-Roboto"/>
                <w:color w:val="202124"/>
                <w:shd w:val="clear" w:color="auto" w:fill="F8F9FA"/>
              </w:rPr>
              <w:t>De 0 a 5 o quanto você acha que o jogo ajudou no aprendizado das regras do xadrez?</w:t>
            </w:r>
          </w:p>
        </w:tc>
      </w:tr>
      <w:tr w:rsidR="00CE385B" w14:paraId="7D4BC250" w14:textId="77777777" w:rsidTr="00BB2AB8">
        <w:tc>
          <w:tcPr>
            <w:tcW w:w="1698" w:type="dxa"/>
            <w:shd w:val="clear" w:color="auto" w:fill="auto"/>
          </w:tcPr>
          <w:p w14:paraId="27B265C5" w14:textId="5E6A77B7" w:rsidR="00CE385B" w:rsidRDefault="00CE385B" w:rsidP="00BB2AB8">
            <w:pPr>
              <w:pStyle w:val="TF-TEXTO-QUADRO"/>
            </w:pPr>
            <w:r>
              <w:t>5</w:t>
            </w:r>
          </w:p>
        </w:tc>
        <w:tc>
          <w:tcPr>
            <w:tcW w:w="7823" w:type="dxa"/>
            <w:shd w:val="clear" w:color="auto" w:fill="auto"/>
          </w:tcPr>
          <w:p w14:paraId="01F70A1E" w14:textId="477F45AB" w:rsidR="00CE385B" w:rsidRDefault="00D85906" w:rsidP="00BB2AB8">
            <w:pPr>
              <w:pStyle w:val="TF-TEXTO-QUADRO"/>
              <w:rPr>
                <w:color w:val="000000"/>
              </w:rPr>
            </w:pPr>
            <w:r>
              <w:rPr>
                <w:rFonts w:ascii="docs-Roboto" w:hAnsi="docs-Roboto"/>
                <w:color w:val="202124"/>
                <w:shd w:val="clear" w:color="auto" w:fill="F8F9FA"/>
              </w:rPr>
              <w:t>De 0 a 5, o quanto você achou a interface intuitiva?</w:t>
            </w:r>
          </w:p>
        </w:tc>
      </w:tr>
      <w:tr w:rsidR="00D85906" w14:paraId="7A975689" w14:textId="77777777" w:rsidTr="00BB2AB8">
        <w:tc>
          <w:tcPr>
            <w:tcW w:w="1698" w:type="dxa"/>
            <w:shd w:val="clear" w:color="auto" w:fill="auto"/>
          </w:tcPr>
          <w:p w14:paraId="72688E34" w14:textId="1ADFD064" w:rsidR="00D85906" w:rsidRDefault="00D85906" w:rsidP="00BB2AB8">
            <w:pPr>
              <w:pStyle w:val="TF-TEXTO-QUADRO"/>
            </w:pPr>
            <w:r>
              <w:t>6</w:t>
            </w:r>
          </w:p>
        </w:tc>
        <w:tc>
          <w:tcPr>
            <w:tcW w:w="7823" w:type="dxa"/>
            <w:shd w:val="clear" w:color="auto" w:fill="auto"/>
          </w:tcPr>
          <w:p w14:paraId="302445D2" w14:textId="318FA674" w:rsidR="00D85906" w:rsidRDefault="00D85906" w:rsidP="00BB2AB8">
            <w:pPr>
              <w:pStyle w:val="TF-TEXTO-QUADRO"/>
              <w:rPr>
                <w:rFonts w:ascii="docs-Roboto" w:hAnsi="docs-Roboto"/>
                <w:color w:val="202124"/>
                <w:shd w:val="clear" w:color="auto" w:fill="F8F9FA"/>
              </w:rPr>
            </w:pPr>
            <w:r>
              <w:rPr>
                <w:rFonts w:ascii="docs-Roboto" w:hAnsi="docs-Roboto"/>
                <w:color w:val="202124"/>
                <w:shd w:val="clear" w:color="auto" w:fill="F8F9FA"/>
              </w:rPr>
              <w:t>De 0 a 10, o quanto a Realidade Aumentada aumentou seu interesse no xadrez?</w:t>
            </w:r>
          </w:p>
        </w:tc>
      </w:tr>
    </w:tbl>
    <w:p w14:paraId="4905D057" w14:textId="1156509A" w:rsidR="00A331C1" w:rsidRDefault="00A331C1" w:rsidP="00A331C1">
      <w:pPr>
        <w:pStyle w:val="TF-FONTE"/>
      </w:pPr>
      <w:r>
        <w:t>Fonte: elaborado pelo autor.</w:t>
      </w:r>
    </w:p>
    <w:p w14:paraId="7FFE2774" w14:textId="6DA17090" w:rsidR="00A331C1" w:rsidRDefault="00A331C1" w:rsidP="00A331C1">
      <w:pPr>
        <w:pStyle w:val="TF-TEXTO"/>
        <w:ind w:firstLine="0"/>
      </w:pPr>
      <w:r>
        <w:tab/>
      </w:r>
      <w:commentRangeStart w:id="301"/>
      <w:r>
        <w:t xml:space="preserve">Com base nas respostas </w:t>
      </w:r>
      <w:commentRangeEnd w:id="301"/>
      <w:r w:rsidR="00ED06D9">
        <w:rPr>
          <w:rStyle w:val="Refdecomentrio"/>
        </w:rPr>
        <w:commentReference w:id="301"/>
      </w:r>
      <w:r>
        <w:t xml:space="preserve">da </w:t>
      </w:r>
      <w:r w:rsidR="00EB776E">
        <w:t xml:space="preserve">segunda </w:t>
      </w:r>
      <w:r>
        <w:t xml:space="preserve">pergunta, o resultado foi que todos os participantes da pesquisa já tiveram contato ou sabiam jogar xadrez. Com base nas respostas da </w:t>
      </w:r>
      <w:r w:rsidR="00EB776E">
        <w:t>terceira</w:t>
      </w:r>
      <w:r>
        <w:t xml:space="preserve"> pergunta</w:t>
      </w:r>
      <w:r w:rsidR="00EB776E">
        <w:t xml:space="preserve"> 40% deram nota 5, relacionando que </w:t>
      </w:r>
      <w:r w:rsidR="006E29F5">
        <w:t xml:space="preserve">foi interessante jogar xadrez tendo a </w:t>
      </w:r>
      <w:r w:rsidR="00EB776E">
        <w:t xml:space="preserve">Realidade Aumentada, outros 40% deram nota 4, o que também é um bom resultado, pois indica que </w:t>
      </w:r>
      <w:r w:rsidR="006E29F5">
        <w:t>a Realidade Aumentada pode aumentar a diversão jogando xadrez</w:t>
      </w:r>
      <w:r w:rsidR="00EB776E">
        <w:t xml:space="preserve">. Porém 10% deram nota 3 e outros 10% deram nota 2, dando a entender que o fato de utilizar Realidade Aumentada não aumentou significativamente </w:t>
      </w:r>
      <w:r w:rsidR="006E29F5">
        <w:t>a</w:t>
      </w:r>
      <w:r w:rsidR="00EB776E">
        <w:t xml:space="preserve"> </w:t>
      </w:r>
      <w:r w:rsidR="006E29F5">
        <w:t xml:space="preserve">diversão jogando </w:t>
      </w:r>
      <w:r w:rsidR="00EB776E">
        <w:t xml:space="preserve">xadrez. Seguindo para a quarta pergunta, 60% deram nota 5 e 20% nota 4 dando a entender que mostrar as jogadas possíveis aumentou significativamente o entendimento das regras do xadrez. Porém outros 10% deram nota 3 e 10% deram nota 2, indicando que mostrar as posições para onde as peças podem ir não foi tão significativo assim para o aprendizado das regras. </w:t>
      </w:r>
      <w:r w:rsidR="006E29F5">
        <w:t xml:space="preserve">Seguindo para a quinta pergunta, 60% deram nota 5 e 10% deram nota 4 para a intuitividade da interface, gerando assim uma ideia de que a interface estava sendo fácil de ser utilizada. Porém 10% deram nota 3, 10% nota 2 e 10% nota 1, dando a entender que no geral a interface estava bem confusa de ser utilizada. E por fim a última pergunta que é relacionada a quanto o Realidade Aumentada aumentou o interesse pelo xadrez, 50% responderam acima de 7, dando a entender que a Realidade Aumentado pode sim ser um grande aliado no aumento de número de jogadores de xadrez. Porém os outros 50% responderam abaixo de 7, fazendo assim com que as respostas não dessem uma </w:t>
      </w:r>
      <w:r w:rsidR="00983736">
        <w:t>certeza de que a Realidade Aumentada realmente é uma boa ferramenta para aumentar o número de jogadores.</w:t>
      </w:r>
    </w:p>
    <w:p w14:paraId="672E4658" w14:textId="4C501B9A" w:rsidR="00983736" w:rsidRDefault="00983736" w:rsidP="00983736">
      <w:pPr>
        <w:pStyle w:val="Ttulo2"/>
      </w:pPr>
      <w:r>
        <w:t>COMPARAÇÃO COM TRABALHOS CORRELATOS</w:t>
      </w:r>
    </w:p>
    <w:p w14:paraId="3A9DA1AC" w14:textId="75B50BBC" w:rsidR="00983736" w:rsidDel="001D18CC" w:rsidRDefault="00983736" w:rsidP="00983736">
      <w:pPr>
        <w:pStyle w:val="TF-TEXTO"/>
        <w:rPr>
          <w:del w:id="302" w:author="Dalton Solano dos Reis" w:date="2024-06-25T14:34:00Z"/>
        </w:rPr>
      </w:pPr>
      <w:r>
        <w:t xml:space="preserve">A </w:t>
      </w:r>
      <w:commentRangeStart w:id="303"/>
      <w:r w:rsidR="00B83B85">
        <w:fldChar w:fldCharType="begin"/>
      </w:r>
      <w:r w:rsidR="00B83B85">
        <w:instrText xml:space="preserve"> REF _Ref170097064 \h </w:instrText>
      </w:r>
      <w:r w:rsidR="00B83B85">
        <w:fldChar w:fldCharType="separate"/>
      </w:r>
      <w:r w:rsidR="00B83B85">
        <w:t xml:space="preserve">Tabela </w:t>
      </w:r>
      <w:r w:rsidR="00B83B85">
        <w:rPr>
          <w:noProof/>
        </w:rPr>
        <w:t>7</w:t>
      </w:r>
      <w:r w:rsidR="00B83B85">
        <w:fldChar w:fldCharType="end"/>
      </w:r>
      <w:r w:rsidR="00B83B85">
        <w:t xml:space="preserve"> </w:t>
      </w:r>
      <w:commentRangeEnd w:id="303"/>
      <w:r w:rsidR="00ED06D9">
        <w:rPr>
          <w:rStyle w:val="Refdecomentrio"/>
        </w:rPr>
        <w:commentReference w:id="303"/>
      </w:r>
      <w:r>
        <w:t xml:space="preserve">apresenta uma comparação entre </w:t>
      </w:r>
      <w:del w:id="304" w:author="Dalton Solano dos Reis" w:date="2024-06-25T14:29:00Z">
        <w:r w:rsidDel="00ED06D9">
          <w:delText xml:space="preserve">o trabalho desenvolvido e </w:delText>
        </w:r>
      </w:del>
      <w:r>
        <w:t>os trabalhos correlatos</w:t>
      </w:r>
      <w:ins w:id="305" w:author="Dalton Solano dos Reis" w:date="2024-06-25T14:29:00Z">
        <w:r w:rsidR="00ED06D9">
          <w:t xml:space="preserve"> e o desenvolvido</w:t>
        </w:r>
      </w:ins>
      <w:r>
        <w:t>.</w:t>
      </w:r>
      <w:r w:rsidR="00B83B85">
        <w:t xml:space="preserve"> Se </w:t>
      </w:r>
      <w:commentRangeStart w:id="306"/>
      <w:r w:rsidR="00B83B85">
        <w:t xml:space="preserve">formos </w:t>
      </w:r>
      <w:commentRangeEnd w:id="306"/>
      <w:r w:rsidR="001D18CC">
        <w:rPr>
          <w:rStyle w:val="Refdecomentrio"/>
        </w:rPr>
        <w:commentReference w:id="306"/>
      </w:r>
      <w:r w:rsidR="00B83B85">
        <w:t>comparar os trabalhos correlatos com o desenvolvido nesse projeto, ambos utilizam Realidade Aumentada, e para ambos é necessário o uso de marcadores. Porém</w:t>
      </w:r>
      <w:r w:rsidR="004B6E8A">
        <w:t xml:space="preserve"> a primeira diferença que </w:t>
      </w:r>
      <w:commentRangeStart w:id="307"/>
      <w:r w:rsidR="004B6E8A">
        <w:t xml:space="preserve">podemos </w:t>
      </w:r>
      <w:commentRangeEnd w:id="307"/>
      <w:r w:rsidR="001D18CC">
        <w:rPr>
          <w:rStyle w:val="Refdecomentrio"/>
        </w:rPr>
        <w:commentReference w:id="307"/>
      </w:r>
      <w:r w:rsidR="004B6E8A">
        <w:t xml:space="preserve">notar é que apenas o trabalho de </w:t>
      </w:r>
      <w:r w:rsidR="004B6E8A" w:rsidRPr="00D52565">
        <w:t>Chen (2020)</w:t>
      </w:r>
      <w:r w:rsidR="004B6E8A">
        <w:t xml:space="preserve"> permite que o jogo seja jogado </w:t>
      </w:r>
      <w:r w:rsidR="004B6E8A" w:rsidRPr="001D18CC">
        <w:rPr>
          <w:i/>
          <w:iCs/>
          <w:rPrChange w:id="308" w:author="Dalton Solano dos Reis" w:date="2024-06-25T14:33:00Z">
            <w:rPr/>
          </w:rPrChange>
        </w:rPr>
        <w:t>offline</w:t>
      </w:r>
      <w:r w:rsidR="004B6E8A">
        <w:t xml:space="preserve">, porém o trabalho de </w:t>
      </w:r>
      <w:r w:rsidR="004B6E8A" w:rsidRPr="00D52565">
        <w:t>Chen (2020)</w:t>
      </w:r>
      <w:r w:rsidR="004B6E8A">
        <w:t xml:space="preserve"> não é sobre xadrez, então apenas o desenvolvido nesse projeto é sobre o xadrez e pode ser jogado </w:t>
      </w:r>
      <w:r w:rsidR="004B6E8A" w:rsidRPr="001D18CC">
        <w:rPr>
          <w:i/>
          <w:iCs/>
          <w:rPrChange w:id="309" w:author="Dalton Solano dos Reis" w:date="2024-06-25T14:33:00Z">
            <w:rPr/>
          </w:rPrChange>
        </w:rPr>
        <w:t>offline</w:t>
      </w:r>
      <w:r w:rsidR="004B6E8A">
        <w:t>. Outro ponto é que o desenvolvido nesse projeto pode ser jogado em várias plataformas, tanto Android quanto Windows, enquanto todos os outros citados podem ser jogados apenas em dispositivos Android.</w:t>
      </w:r>
    </w:p>
    <w:p w14:paraId="35725B55" w14:textId="77777777" w:rsidR="00B83B85" w:rsidRDefault="00B83B85" w:rsidP="001D18CC">
      <w:pPr>
        <w:pStyle w:val="TF-TEXTO"/>
      </w:pPr>
    </w:p>
    <w:p w14:paraId="6C97239E" w14:textId="35DF3ADF" w:rsidR="00B83B85" w:rsidRDefault="00B83B85" w:rsidP="00B83B85">
      <w:pPr>
        <w:pStyle w:val="TF-LEGENDA"/>
      </w:pPr>
      <w:bookmarkStart w:id="310" w:name="_Ref170097064"/>
      <w:r>
        <w:t xml:space="preserve">Tabela </w:t>
      </w:r>
      <w:r>
        <w:fldChar w:fldCharType="begin"/>
      </w:r>
      <w:r>
        <w:instrText xml:space="preserve"> SEQ Tabela \* ARABIC </w:instrText>
      </w:r>
      <w:r>
        <w:fldChar w:fldCharType="separate"/>
      </w:r>
      <w:r>
        <w:rPr>
          <w:noProof/>
        </w:rPr>
        <w:t>7</w:t>
      </w:r>
      <w:r>
        <w:fldChar w:fldCharType="end"/>
      </w:r>
      <w:bookmarkEnd w:id="310"/>
      <w:r>
        <w:t xml:space="preserve"> - Comparativo entre trabalhos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311" w:author="Dalton Solano dos Reis" w:date="2024-06-25T14:36: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2581"/>
        <w:gridCol w:w="1417"/>
        <w:gridCol w:w="1667"/>
        <w:gridCol w:w="1735"/>
        <w:gridCol w:w="2121"/>
        <w:tblGridChange w:id="312">
          <w:tblGrid>
            <w:gridCol w:w="2581"/>
            <w:gridCol w:w="1417"/>
            <w:gridCol w:w="1667"/>
            <w:gridCol w:w="1735"/>
            <w:gridCol w:w="2121"/>
          </w:tblGrid>
        </w:tblGridChange>
      </w:tblGrid>
      <w:tr w:rsidR="00B83B85" w14:paraId="21559470" w14:textId="5AB2F3B8" w:rsidTr="001D18CC">
        <w:trPr>
          <w:trHeight w:val="254"/>
          <w:trPrChange w:id="313" w:author="Dalton Solano dos Reis" w:date="2024-06-25T14:36:00Z">
            <w:trPr>
              <w:trHeight w:val="313"/>
            </w:trPr>
          </w:trPrChange>
        </w:trPr>
        <w:tc>
          <w:tcPr>
            <w:tcW w:w="2581" w:type="dxa"/>
            <w:shd w:val="clear" w:color="auto" w:fill="auto"/>
            <w:tcPrChange w:id="314" w:author="Dalton Solano dos Reis" w:date="2024-06-25T14:36:00Z">
              <w:tcPr>
                <w:tcW w:w="2581" w:type="dxa"/>
                <w:shd w:val="clear" w:color="auto" w:fill="auto"/>
              </w:tcPr>
            </w:tcPrChange>
          </w:tcPr>
          <w:p w14:paraId="7324DC70" w14:textId="7598B7CC" w:rsidR="00B83B85" w:rsidRPr="001D18CC" w:rsidRDefault="00B83B85" w:rsidP="00BB2AB8">
            <w:pPr>
              <w:pStyle w:val="TF-TEXTO-QUADRO"/>
              <w:rPr>
                <w:sz w:val="18"/>
                <w:szCs w:val="18"/>
                <w:rPrChange w:id="315" w:author="Dalton Solano dos Reis" w:date="2024-06-25T14:36:00Z">
                  <w:rPr/>
                </w:rPrChange>
              </w:rPr>
            </w:pPr>
          </w:p>
        </w:tc>
        <w:tc>
          <w:tcPr>
            <w:tcW w:w="1417" w:type="dxa"/>
            <w:shd w:val="clear" w:color="auto" w:fill="auto"/>
            <w:tcPrChange w:id="316" w:author="Dalton Solano dos Reis" w:date="2024-06-25T14:36:00Z">
              <w:tcPr>
                <w:tcW w:w="1417" w:type="dxa"/>
                <w:shd w:val="clear" w:color="auto" w:fill="auto"/>
              </w:tcPr>
            </w:tcPrChange>
          </w:tcPr>
          <w:p w14:paraId="6829A96C" w14:textId="5E8217CD" w:rsidR="00B83B85" w:rsidRPr="001D18CC" w:rsidRDefault="00B83B85" w:rsidP="00BB2AB8">
            <w:pPr>
              <w:pStyle w:val="TF-TEXTO-QUADRO"/>
              <w:rPr>
                <w:sz w:val="18"/>
                <w:szCs w:val="18"/>
                <w:rPrChange w:id="317" w:author="Dalton Solano dos Reis" w:date="2024-06-25T14:36:00Z">
                  <w:rPr/>
                </w:rPrChange>
              </w:rPr>
            </w:pPr>
            <w:r w:rsidRPr="001D18CC">
              <w:rPr>
                <w:sz w:val="18"/>
                <w:szCs w:val="18"/>
                <w:rPrChange w:id="318" w:author="Dalton Solano dos Reis" w:date="2024-06-25T14:36:00Z">
                  <w:rPr/>
                </w:rPrChange>
              </w:rPr>
              <w:t>Chen (2020)</w:t>
            </w:r>
          </w:p>
        </w:tc>
        <w:tc>
          <w:tcPr>
            <w:tcW w:w="1667" w:type="dxa"/>
            <w:tcPrChange w:id="319" w:author="Dalton Solano dos Reis" w:date="2024-06-25T14:36:00Z">
              <w:tcPr>
                <w:tcW w:w="1667" w:type="dxa"/>
              </w:tcPr>
            </w:tcPrChange>
          </w:tcPr>
          <w:p w14:paraId="6B006BCA" w14:textId="37F221F7" w:rsidR="00B83B85" w:rsidRPr="001D18CC" w:rsidRDefault="00B83B85" w:rsidP="00BB2AB8">
            <w:pPr>
              <w:pStyle w:val="TF-TEXTO-QUADRO"/>
              <w:rPr>
                <w:color w:val="000000"/>
                <w:sz w:val="18"/>
                <w:szCs w:val="18"/>
                <w:rPrChange w:id="320" w:author="Dalton Solano dos Reis" w:date="2024-06-25T14:36:00Z">
                  <w:rPr>
                    <w:color w:val="000000"/>
                  </w:rPr>
                </w:rPrChange>
              </w:rPr>
            </w:pPr>
            <w:proofErr w:type="spellStart"/>
            <w:r w:rsidRPr="001D18CC">
              <w:rPr>
                <w:sz w:val="18"/>
                <w:szCs w:val="18"/>
                <w:rPrChange w:id="321" w:author="Dalton Solano dos Reis" w:date="2024-06-25T14:36:00Z">
                  <w:rPr/>
                </w:rPrChange>
              </w:rPr>
              <w:t>Yusof</w:t>
            </w:r>
            <w:proofErr w:type="spellEnd"/>
            <w:r w:rsidRPr="001D18CC">
              <w:rPr>
                <w:sz w:val="18"/>
                <w:szCs w:val="18"/>
                <w:rPrChange w:id="322" w:author="Dalton Solano dos Reis" w:date="2024-06-25T14:36:00Z">
                  <w:rPr/>
                </w:rPrChange>
              </w:rPr>
              <w:t xml:space="preserve"> (2019)</w:t>
            </w:r>
          </w:p>
        </w:tc>
        <w:tc>
          <w:tcPr>
            <w:tcW w:w="1735" w:type="dxa"/>
            <w:tcPrChange w:id="323" w:author="Dalton Solano dos Reis" w:date="2024-06-25T14:36:00Z">
              <w:tcPr>
                <w:tcW w:w="1735" w:type="dxa"/>
              </w:tcPr>
            </w:tcPrChange>
          </w:tcPr>
          <w:p w14:paraId="2737084E" w14:textId="5A668BC9" w:rsidR="00B83B85" w:rsidRPr="001D18CC" w:rsidRDefault="00B83B85" w:rsidP="00BB2AB8">
            <w:pPr>
              <w:pStyle w:val="TF-TEXTO-QUADRO"/>
              <w:rPr>
                <w:color w:val="000000"/>
                <w:sz w:val="18"/>
                <w:szCs w:val="18"/>
                <w:rPrChange w:id="324" w:author="Dalton Solano dos Reis" w:date="2024-06-25T14:36:00Z">
                  <w:rPr>
                    <w:color w:val="000000"/>
                  </w:rPr>
                </w:rPrChange>
              </w:rPr>
            </w:pPr>
            <w:commentRangeStart w:id="325"/>
            <w:proofErr w:type="spellStart"/>
            <w:r w:rsidRPr="001D18CC">
              <w:rPr>
                <w:sz w:val="18"/>
                <w:szCs w:val="18"/>
                <w:rPrChange w:id="326" w:author="Dalton Solano dos Reis" w:date="2024-06-25T14:36:00Z">
                  <w:rPr/>
                </w:rPrChange>
              </w:rPr>
              <w:t>Yusof</w:t>
            </w:r>
            <w:proofErr w:type="spellEnd"/>
            <w:r w:rsidRPr="001D18CC">
              <w:rPr>
                <w:sz w:val="18"/>
                <w:szCs w:val="18"/>
                <w:rPrChange w:id="327" w:author="Dalton Solano dos Reis" w:date="2024-06-25T14:36:00Z">
                  <w:rPr/>
                </w:rPrChange>
              </w:rPr>
              <w:t xml:space="preserve"> (2019)</w:t>
            </w:r>
            <w:commentRangeEnd w:id="325"/>
            <w:r w:rsidR="001D18CC" w:rsidRPr="001D18CC">
              <w:rPr>
                <w:rStyle w:val="Refdecomentrio"/>
                <w:sz w:val="18"/>
                <w:szCs w:val="18"/>
                <w:rPrChange w:id="328" w:author="Dalton Solano dos Reis" w:date="2024-06-25T14:36:00Z">
                  <w:rPr>
                    <w:rStyle w:val="Refdecomentrio"/>
                  </w:rPr>
                </w:rPrChange>
              </w:rPr>
              <w:commentReference w:id="325"/>
            </w:r>
          </w:p>
        </w:tc>
        <w:tc>
          <w:tcPr>
            <w:tcW w:w="2121" w:type="dxa"/>
            <w:tcPrChange w:id="329" w:author="Dalton Solano dos Reis" w:date="2024-06-25T14:36:00Z">
              <w:tcPr>
                <w:tcW w:w="2121" w:type="dxa"/>
              </w:tcPr>
            </w:tcPrChange>
          </w:tcPr>
          <w:p w14:paraId="1E3CBF4D" w14:textId="40260ECB" w:rsidR="00B83B85" w:rsidRPr="001D18CC" w:rsidRDefault="00B83B85" w:rsidP="00BB2AB8">
            <w:pPr>
              <w:pStyle w:val="TF-TEXTO-QUADRO"/>
              <w:rPr>
                <w:color w:val="000000"/>
                <w:sz w:val="18"/>
                <w:szCs w:val="18"/>
                <w:rPrChange w:id="330" w:author="Dalton Solano dos Reis" w:date="2024-06-25T14:36:00Z">
                  <w:rPr>
                    <w:color w:val="000000"/>
                  </w:rPr>
                </w:rPrChange>
              </w:rPr>
            </w:pPr>
            <w:r w:rsidRPr="001D18CC">
              <w:rPr>
                <w:color w:val="000000"/>
                <w:sz w:val="18"/>
                <w:szCs w:val="18"/>
                <w:rPrChange w:id="331" w:author="Dalton Solano dos Reis" w:date="2024-06-25T14:36:00Z">
                  <w:rPr>
                    <w:color w:val="000000"/>
                  </w:rPr>
                </w:rPrChange>
              </w:rPr>
              <w:t>Trabalho desenvolvido</w:t>
            </w:r>
          </w:p>
        </w:tc>
      </w:tr>
      <w:tr w:rsidR="00B83B85" w14:paraId="7120A1DC" w14:textId="1B839E34" w:rsidTr="00B83B85">
        <w:tc>
          <w:tcPr>
            <w:tcW w:w="2581" w:type="dxa"/>
            <w:shd w:val="clear" w:color="auto" w:fill="auto"/>
          </w:tcPr>
          <w:p w14:paraId="6B2C5E5B" w14:textId="2117A438" w:rsidR="00B83B85" w:rsidRPr="001D18CC" w:rsidRDefault="00B83B85" w:rsidP="00B83B85">
            <w:pPr>
              <w:pStyle w:val="TF-TEXTO-QUADRO"/>
              <w:rPr>
                <w:sz w:val="18"/>
                <w:szCs w:val="18"/>
                <w:rPrChange w:id="332" w:author="Dalton Solano dos Reis" w:date="2024-06-25T14:36:00Z">
                  <w:rPr/>
                </w:rPrChange>
              </w:rPr>
            </w:pPr>
            <w:r w:rsidRPr="001D18CC">
              <w:rPr>
                <w:sz w:val="18"/>
                <w:szCs w:val="18"/>
                <w:rPrChange w:id="333" w:author="Dalton Solano dos Reis" w:date="2024-06-25T14:36:00Z">
                  <w:rPr/>
                </w:rPrChange>
              </w:rPr>
              <w:t>Utiliza RA</w:t>
            </w:r>
          </w:p>
        </w:tc>
        <w:tc>
          <w:tcPr>
            <w:tcW w:w="1417" w:type="dxa"/>
            <w:shd w:val="clear" w:color="auto" w:fill="auto"/>
          </w:tcPr>
          <w:p w14:paraId="202CC8D0" w14:textId="215EA077" w:rsidR="00B83B85" w:rsidRPr="001D18CC" w:rsidRDefault="00B83B85" w:rsidP="00B83B85">
            <w:pPr>
              <w:pStyle w:val="TF-TEXTO-QUADRO"/>
              <w:rPr>
                <w:sz w:val="18"/>
                <w:szCs w:val="18"/>
                <w:rPrChange w:id="334" w:author="Dalton Solano dos Reis" w:date="2024-06-25T14:36:00Z">
                  <w:rPr/>
                </w:rPrChange>
              </w:rPr>
            </w:pPr>
            <w:r w:rsidRPr="001D18CC">
              <w:rPr>
                <w:sz w:val="18"/>
                <w:szCs w:val="18"/>
                <w:rPrChange w:id="335" w:author="Dalton Solano dos Reis" w:date="2024-06-25T14:36:00Z">
                  <w:rPr/>
                </w:rPrChange>
              </w:rPr>
              <w:t>Sim</w:t>
            </w:r>
          </w:p>
        </w:tc>
        <w:tc>
          <w:tcPr>
            <w:tcW w:w="1667" w:type="dxa"/>
          </w:tcPr>
          <w:p w14:paraId="089E1798" w14:textId="5BA71745" w:rsidR="00B83B85" w:rsidRPr="001D18CC" w:rsidRDefault="00B83B85" w:rsidP="00B83B85">
            <w:pPr>
              <w:pStyle w:val="TF-TEXTO-QUADRO"/>
              <w:rPr>
                <w:color w:val="000000"/>
                <w:sz w:val="18"/>
                <w:szCs w:val="18"/>
                <w:rPrChange w:id="336" w:author="Dalton Solano dos Reis" w:date="2024-06-25T14:36:00Z">
                  <w:rPr>
                    <w:color w:val="000000"/>
                  </w:rPr>
                </w:rPrChange>
              </w:rPr>
            </w:pPr>
            <w:r w:rsidRPr="001D18CC">
              <w:rPr>
                <w:sz w:val="18"/>
                <w:szCs w:val="18"/>
                <w:rPrChange w:id="337" w:author="Dalton Solano dos Reis" w:date="2024-06-25T14:36:00Z">
                  <w:rPr/>
                </w:rPrChange>
              </w:rPr>
              <w:t>Sim</w:t>
            </w:r>
          </w:p>
        </w:tc>
        <w:tc>
          <w:tcPr>
            <w:tcW w:w="1735" w:type="dxa"/>
          </w:tcPr>
          <w:p w14:paraId="785DD39F" w14:textId="3B54CB1A" w:rsidR="00B83B85" w:rsidRPr="001D18CC" w:rsidRDefault="00B83B85" w:rsidP="00B83B85">
            <w:pPr>
              <w:pStyle w:val="TF-TEXTO-QUADRO"/>
              <w:rPr>
                <w:color w:val="000000"/>
                <w:sz w:val="18"/>
                <w:szCs w:val="18"/>
                <w:rPrChange w:id="338" w:author="Dalton Solano dos Reis" w:date="2024-06-25T14:36:00Z">
                  <w:rPr>
                    <w:color w:val="000000"/>
                  </w:rPr>
                </w:rPrChange>
              </w:rPr>
            </w:pPr>
            <w:r w:rsidRPr="001D18CC">
              <w:rPr>
                <w:sz w:val="18"/>
                <w:szCs w:val="18"/>
                <w:rPrChange w:id="339" w:author="Dalton Solano dos Reis" w:date="2024-06-25T14:36:00Z">
                  <w:rPr/>
                </w:rPrChange>
              </w:rPr>
              <w:t>Sim</w:t>
            </w:r>
          </w:p>
        </w:tc>
        <w:tc>
          <w:tcPr>
            <w:tcW w:w="2121" w:type="dxa"/>
          </w:tcPr>
          <w:p w14:paraId="2358F155" w14:textId="60DE3956" w:rsidR="00B83B85" w:rsidRPr="001D18CC" w:rsidRDefault="00B83B85" w:rsidP="00B83B85">
            <w:pPr>
              <w:pStyle w:val="TF-TEXTO-QUADRO"/>
              <w:rPr>
                <w:color w:val="000000"/>
                <w:sz w:val="18"/>
                <w:szCs w:val="18"/>
                <w:rPrChange w:id="340" w:author="Dalton Solano dos Reis" w:date="2024-06-25T14:36:00Z">
                  <w:rPr>
                    <w:color w:val="000000"/>
                  </w:rPr>
                </w:rPrChange>
              </w:rPr>
            </w:pPr>
            <w:r w:rsidRPr="001D18CC">
              <w:rPr>
                <w:color w:val="000000"/>
                <w:sz w:val="18"/>
                <w:szCs w:val="18"/>
                <w:rPrChange w:id="341" w:author="Dalton Solano dos Reis" w:date="2024-06-25T14:36:00Z">
                  <w:rPr>
                    <w:color w:val="000000"/>
                  </w:rPr>
                </w:rPrChange>
              </w:rPr>
              <w:t>Sim</w:t>
            </w:r>
          </w:p>
        </w:tc>
      </w:tr>
      <w:tr w:rsidR="00B83B85" w14:paraId="5745D762" w14:textId="262F0573" w:rsidTr="00B83B85">
        <w:tc>
          <w:tcPr>
            <w:tcW w:w="2581" w:type="dxa"/>
            <w:shd w:val="clear" w:color="auto" w:fill="auto"/>
          </w:tcPr>
          <w:p w14:paraId="0BEE6E02" w14:textId="34EF48B6" w:rsidR="00B83B85" w:rsidRPr="001D18CC" w:rsidRDefault="00B83B85" w:rsidP="00B83B85">
            <w:pPr>
              <w:pStyle w:val="TF-TEXTO-QUADRO"/>
              <w:rPr>
                <w:sz w:val="18"/>
                <w:szCs w:val="18"/>
                <w:rPrChange w:id="342" w:author="Dalton Solano dos Reis" w:date="2024-06-25T14:36:00Z">
                  <w:rPr/>
                </w:rPrChange>
              </w:rPr>
            </w:pPr>
            <w:del w:id="343" w:author="Dalton Solano dos Reis" w:date="2024-06-25T14:36:00Z">
              <w:r w:rsidRPr="001D18CC" w:rsidDel="001D18CC">
                <w:rPr>
                  <w:sz w:val="18"/>
                  <w:szCs w:val="18"/>
                  <w:rPrChange w:id="344" w:author="Dalton Solano dos Reis" w:date="2024-06-25T14:36:00Z">
                    <w:rPr/>
                  </w:rPrChange>
                </w:rPr>
                <w:delText>Necessário uso de m</w:delText>
              </w:r>
            </w:del>
            <w:ins w:id="345" w:author="Dalton Solano dos Reis" w:date="2024-06-25T14:36:00Z">
              <w:r w:rsidR="001D18CC">
                <w:rPr>
                  <w:sz w:val="18"/>
                  <w:szCs w:val="18"/>
                </w:rPr>
                <w:t>M</w:t>
              </w:r>
            </w:ins>
            <w:r w:rsidRPr="001D18CC">
              <w:rPr>
                <w:sz w:val="18"/>
                <w:szCs w:val="18"/>
                <w:rPrChange w:id="346" w:author="Dalton Solano dos Reis" w:date="2024-06-25T14:36:00Z">
                  <w:rPr/>
                </w:rPrChange>
              </w:rPr>
              <w:t>arcador para RA</w:t>
            </w:r>
          </w:p>
        </w:tc>
        <w:tc>
          <w:tcPr>
            <w:tcW w:w="1417" w:type="dxa"/>
            <w:shd w:val="clear" w:color="auto" w:fill="auto"/>
          </w:tcPr>
          <w:p w14:paraId="54FF0A95" w14:textId="463EB96A" w:rsidR="00B83B85" w:rsidRPr="001D18CC" w:rsidRDefault="00B83B85" w:rsidP="00B83B85">
            <w:pPr>
              <w:pStyle w:val="TF-TEXTO-QUADRO"/>
              <w:rPr>
                <w:sz w:val="18"/>
                <w:szCs w:val="18"/>
                <w:rPrChange w:id="347" w:author="Dalton Solano dos Reis" w:date="2024-06-25T14:36:00Z">
                  <w:rPr/>
                </w:rPrChange>
              </w:rPr>
            </w:pPr>
            <w:r w:rsidRPr="001D18CC">
              <w:rPr>
                <w:sz w:val="18"/>
                <w:szCs w:val="18"/>
                <w:rPrChange w:id="348" w:author="Dalton Solano dos Reis" w:date="2024-06-25T14:36:00Z">
                  <w:rPr/>
                </w:rPrChange>
              </w:rPr>
              <w:t>Sim</w:t>
            </w:r>
          </w:p>
        </w:tc>
        <w:tc>
          <w:tcPr>
            <w:tcW w:w="1667" w:type="dxa"/>
          </w:tcPr>
          <w:p w14:paraId="601975A3" w14:textId="34348E9B" w:rsidR="00B83B85" w:rsidRPr="001D18CC" w:rsidRDefault="00B83B85" w:rsidP="00B83B85">
            <w:pPr>
              <w:pStyle w:val="TF-TEXTO-QUADRO"/>
              <w:rPr>
                <w:color w:val="202124"/>
                <w:sz w:val="18"/>
                <w:szCs w:val="18"/>
                <w:shd w:val="clear" w:color="auto" w:fill="F1F3F4"/>
                <w:rPrChange w:id="349" w:author="Dalton Solano dos Reis" w:date="2024-06-25T14:36:00Z">
                  <w:rPr>
                    <w:rFonts w:ascii="docs-Roboto" w:hAnsi="docs-Roboto"/>
                    <w:color w:val="202124"/>
                    <w:shd w:val="clear" w:color="auto" w:fill="F1F3F4"/>
                  </w:rPr>
                </w:rPrChange>
              </w:rPr>
            </w:pPr>
            <w:r w:rsidRPr="001D18CC">
              <w:rPr>
                <w:sz w:val="18"/>
                <w:szCs w:val="18"/>
                <w:rPrChange w:id="350" w:author="Dalton Solano dos Reis" w:date="2024-06-25T14:36:00Z">
                  <w:rPr/>
                </w:rPrChange>
              </w:rPr>
              <w:t>Sim</w:t>
            </w:r>
          </w:p>
        </w:tc>
        <w:tc>
          <w:tcPr>
            <w:tcW w:w="1735" w:type="dxa"/>
          </w:tcPr>
          <w:p w14:paraId="23D19669" w14:textId="3F00803C" w:rsidR="00B83B85" w:rsidRPr="001D18CC" w:rsidRDefault="00B83B85" w:rsidP="00B83B85">
            <w:pPr>
              <w:pStyle w:val="TF-TEXTO-QUADRO"/>
              <w:rPr>
                <w:color w:val="202124"/>
                <w:sz w:val="18"/>
                <w:szCs w:val="18"/>
                <w:shd w:val="clear" w:color="auto" w:fill="F1F3F4"/>
                <w:rPrChange w:id="351" w:author="Dalton Solano dos Reis" w:date="2024-06-25T14:36:00Z">
                  <w:rPr>
                    <w:rFonts w:ascii="docs-Roboto" w:hAnsi="docs-Roboto"/>
                    <w:color w:val="202124"/>
                    <w:shd w:val="clear" w:color="auto" w:fill="F1F3F4"/>
                  </w:rPr>
                </w:rPrChange>
              </w:rPr>
            </w:pPr>
            <w:r w:rsidRPr="001D18CC">
              <w:rPr>
                <w:sz w:val="18"/>
                <w:szCs w:val="18"/>
                <w:rPrChange w:id="352" w:author="Dalton Solano dos Reis" w:date="2024-06-25T14:36:00Z">
                  <w:rPr/>
                </w:rPrChange>
              </w:rPr>
              <w:t>Sim</w:t>
            </w:r>
          </w:p>
        </w:tc>
        <w:tc>
          <w:tcPr>
            <w:tcW w:w="2121" w:type="dxa"/>
          </w:tcPr>
          <w:p w14:paraId="74F0CFC3" w14:textId="612C1374" w:rsidR="00B83B85" w:rsidRPr="001D18CC" w:rsidRDefault="00B83B85" w:rsidP="00B83B85">
            <w:pPr>
              <w:pStyle w:val="TF-TEXTO-QUADRO"/>
              <w:rPr>
                <w:color w:val="202124"/>
                <w:sz w:val="18"/>
                <w:szCs w:val="18"/>
                <w:shd w:val="clear" w:color="auto" w:fill="F1F3F4"/>
                <w:rPrChange w:id="353" w:author="Dalton Solano dos Reis" w:date="2024-06-25T14:36:00Z">
                  <w:rPr>
                    <w:rFonts w:ascii="docs-Roboto" w:hAnsi="docs-Roboto"/>
                    <w:color w:val="202124"/>
                    <w:shd w:val="clear" w:color="auto" w:fill="F1F3F4"/>
                  </w:rPr>
                </w:rPrChange>
              </w:rPr>
            </w:pPr>
            <w:r w:rsidRPr="001D18CC">
              <w:rPr>
                <w:color w:val="202124"/>
                <w:sz w:val="18"/>
                <w:szCs w:val="18"/>
                <w:shd w:val="clear" w:color="auto" w:fill="F1F3F4"/>
                <w:rPrChange w:id="354" w:author="Dalton Solano dos Reis" w:date="2024-06-25T14:36:00Z">
                  <w:rPr>
                    <w:rFonts w:ascii="docs-Roboto" w:hAnsi="docs-Roboto"/>
                    <w:color w:val="202124"/>
                    <w:shd w:val="clear" w:color="auto" w:fill="F1F3F4"/>
                  </w:rPr>
                </w:rPrChange>
              </w:rPr>
              <w:t>Sim</w:t>
            </w:r>
          </w:p>
        </w:tc>
      </w:tr>
      <w:tr w:rsidR="00B83B85" w:rsidRPr="001D18CC" w14:paraId="64EF0F84" w14:textId="555F5484" w:rsidTr="001D18CC">
        <w:trPr>
          <w:trHeight w:val="121"/>
        </w:trPr>
        <w:tc>
          <w:tcPr>
            <w:tcW w:w="2581" w:type="dxa"/>
            <w:shd w:val="clear" w:color="auto" w:fill="auto"/>
            <w:tcPrChange w:id="355" w:author="Dalton Solano dos Reis" w:date="2024-06-25T14:36:00Z">
              <w:tcPr>
                <w:tcW w:w="2581" w:type="dxa"/>
                <w:shd w:val="clear" w:color="auto" w:fill="auto"/>
              </w:tcPr>
            </w:tcPrChange>
          </w:tcPr>
          <w:p w14:paraId="2D64C1F7" w14:textId="2FEEA97C" w:rsidR="00B83B85" w:rsidRPr="001D18CC" w:rsidRDefault="00B83B85" w:rsidP="00B83B85">
            <w:pPr>
              <w:pStyle w:val="TF-TEXTO-QUADRO"/>
              <w:rPr>
                <w:sz w:val="18"/>
                <w:szCs w:val="18"/>
                <w:rPrChange w:id="356" w:author="Dalton Solano dos Reis" w:date="2024-06-25T14:36:00Z">
                  <w:rPr/>
                </w:rPrChange>
              </w:rPr>
            </w:pPr>
            <w:r w:rsidRPr="001D18CC">
              <w:rPr>
                <w:sz w:val="18"/>
                <w:szCs w:val="18"/>
                <w:rPrChange w:id="357" w:author="Dalton Solano dos Reis" w:date="2024-06-25T14:36:00Z">
                  <w:rPr/>
                </w:rPrChange>
              </w:rPr>
              <w:t>Permite mais de um jogador</w:t>
            </w:r>
          </w:p>
        </w:tc>
        <w:tc>
          <w:tcPr>
            <w:tcW w:w="1417" w:type="dxa"/>
            <w:shd w:val="clear" w:color="auto" w:fill="auto"/>
            <w:tcPrChange w:id="358" w:author="Dalton Solano dos Reis" w:date="2024-06-25T14:36:00Z">
              <w:tcPr>
                <w:tcW w:w="1417" w:type="dxa"/>
                <w:shd w:val="clear" w:color="auto" w:fill="auto"/>
              </w:tcPr>
            </w:tcPrChange>
          </w:tcPr>
          <w:p w14:paraId="0D71E1C6" w14:textId="34680F28" w:rsidR="00B83B85" w:rsidRPr="001D18CC" w:rsidRDefault="001D18CC">
            <w:pPr>
              <w:pStyle w:val="TF-TEXTO-QUADRO"/>
              <w:rPr>
                <w:sz w:val="18"/>
                <w:szCs w:val="18"/>
                <w:rPrChange w:id="359" w:author="Dalton Solano dos Reis" w:date="2024-06-25T14:36:00Z">
                  <w:rPr/>
                </w:rPrChange>
              </w:rPr>
              <w:pPrChange w:id="360" w:author="Dalton Solano dos Reis" w:date="2024-06-25T14:37:00Z">
                <w:pPr>
                  <w:pStyle w:val="TF-TEXTO"/>
                  <w:ind w:firstLine="0"/>
                </w:pPr>
              </w:pPrChange>
            </w:pPr>
            <w:ins w:id="361" w:author="Dalton Solano dos Reis" w:date="2024-06-25T14:37:00Z">
              <w:r w:rsidRPr="001E580C">
                <w:rPr>
                  <w:sz w:val="18"/>
                  <w:szCs w:val="18"/>
                </w:rPr>
                <w:t>Sim</w:t>
              </w:r>
            </w:ins>
            <w:del w:id="362" w:author="Dalton Solano dos Reis" w:date="2024-06-25T14:37:00Z">
              <w:r w:rsidR="00B83B85" w:rsidRPr="001D18CC" w:rsidDel="001D18CC">
                <w:rPr>
                  <w:sz w:val="18"/>
                  <w:szCs w:val="18"/>
                  <w:rPrChange w:id="363" w:author="Dalton Solano dos Reis" w:date="2024-06-25T14:36:00Z">
                    <w:rPr/>
                  </w:rPrChange>
                </w:rPr>
                <w:delText>Sim</w:delText>
              </w:r>
            </w:del>
          </w:p>
        </w:tc>
        <w:tc>
          <w:tcPr>
            <w:tcW w:w="1667" w:type="dxa"/>
            <w:tcPrChange w:id="364" w:author="Dalton Solano dos Reis" w:date="2024-06-25T14:36:00Z">
              <w:tcPr>
                <w:tcW w:w="1667" w:type="dxa"/>
              </w:tcPr>
            </w:tcPrChange>
          </w:tcPr>
          <w:p w14:paraId="0A1CF74A" w14:textId="033A2949" w:rsidR="00B83B85" w:rsidRPr="001D18CC" w:rsidRDefault="001D18CC">
            <w:pPr>
              <w:pStyle w:val="TF-TEXTO-QUADRO"/>
              <w:rPr>
                <w:sz w:val="18"/>
                <w:szCs w:val="18"/>
                <w:rPrChange w:id="365" w:author="Dalton Solano dos Reis" w:date="2024-06-25T14:37:00Z">
                  <w:rPr>
                    <w:shd w:val="clear" w:color="auto" w:fill="F1F3F4"/>
                  </w:rPr>
                </w:rPrChange>
              </w:rPr>
              <w:pPrChange w:id="366" w:author="Dalton Solano dos Reis" w:date="2024-06-25T14:37:00Z">
                <w:pPr>
                  <w:pStyle w:val="TF-TEXTO"/>
                  <w:ind w:firstLine="0"/>
                </w:pPr>
              </w:pPrChange>
            </w:pPr>
            <w:ins w:id="367" w:author="Dalton Solano dos Reis" w:date="2024-06-25T14:37:00Z">
              <w:r w:rsidRPr="001E580C">
                <w:rPr>
                  <w:sz w:val="18"/>
                  <w:szCs w:val="18"/>
                </w:rPr>
                <w:t>Sim</w:t>
              </w:r>
            </w:ins>
            <w:del w:id="368" w:author="Dalton Solano dos Reis" w:date="2024-06-25T14:37:00Z">
              <w:r w:rsidR="00B83B85" w:rsidRPr="001D18CC" w:rsidDel="001D18CC">
                <w:rPr>
                  <w:sz w:val="18"/>
                  <w:szCs w:val="18"/>
                  <w:rPrChange w:id="369" w:author="Dalton Solano dos Reis" w:date="2024-06-25T14:36:00Z">
                    <w:rPr/>
                  </w:rPrChange>
                </w:rPr>
                <w:delText>Sim</w:delText>
              </w:r>
            </w:del>
          </w:p>
        </w:tc>
        <w:tc>
          <w:tcPr>
            <w:tcW w:w="1735" w:type="dxa"/>
            <w:tcPrChange w:id="370" w:author="Dalton Solano dos Reis" w:date="2024-06-25T14:36:00Z">
              <w:tcPr>
                <w:tcW w:w="1735" w:type="dxa"/>
              </w:tcPr>
            </w:tcPrChange>
          </w:tcPr>
          <w:p w14:paraId="72315F14" w14:textId="5F44F1D0" w:rsidR="00B83B85" w:rsidRPr="001D18CC" w:rsidRDefault="001D18CC">
            <w:pPr>
              <w:pStyle w:val="TF-TEXTO-QUADRO"/>
              <w:rPr>
                <w:sz w:val="18"/>
                <w:szCs w:val="18"/>
                <w:rPrChange w:id="371" w:author="Dalton Solano dos Reis" w:date="2024-06-25T14:37:00Z">
                  <w:rPr>
                    <w:shd w:val="clear" w:color="auto" w:fill="F1F3F4"/>
                  </w:rPr>
                </w:rPrChange>
              </w:rPr>
              <w:pPrChange w:id="372" w:author="Dalton Solano dos Reis" w:date="2024-06-25T14:37:00Z">
                <w:pPr>
                  <w:pStyle w:val="TF-TEXTO"/>
                  <w:ind w:firstLine="0"/>
                </w:pPr>
              </w:pPrChange>
            </w:pPr>
            <w:ins w:id="373" w:author="Dalton Solano dos Reis" w:date="2024-06-25T14:37:00Z">
              <w:r w:rsidRPr="001E580C">
                <w:rPr>
                  <w:sz w:val="18"/>
                  <w:szCs w:val="18"/>
                </w:rPr>
                <w:t>Sim</w:t>
              </w:r>
            </w:ins>
            <w:del w:id="374" w:author="Dalton Solano dos Reis" w:date="2024-06-25T14:37:00Z">
              <w:r w:rsidR="00B83B85" w:rsidRPr="001D18CC" w:rsidDel="001D18CC">
                <w:rPr>
                  <w:sz w:val="18"/>
                  <w:szCs w:val="18"/>
                  <w:rPrChange w:id="375" w:author="Dalton Solano dos Reis" w:date="2024-06-25T14:36:00Z">
                    <w:rPr/>
                  </w:rPrChange>
                </w:rPr>
                <w:delText>Sim</w:delText>
              </w:r>
            </w:del>
          </w:p>
        </w:tc>
        <w:tc>
          <w:tcPr>
            <w:tcW w:w="2121" w:type="dxa"/>
            <w:tcPrChange w:id="376" w:author="Dalton Solano dos Reis" w:date="2024-06-25T14:36:00Z">
              <w:tcPr>
                <w:tcW w:w="2121" w:type="dxa"/>
              </w:tcPr>
            </w:tcPrChange>
          </w:tcPr>
          <w:p w14:paraId="453A1C5A" w14:textId="65165825" w:rsidR="00B83B85" w:rsidRPr="001D18CC" w:rsidRDefault="001D18CC">
            <w:pPr>
              <w:pStyle w:val="TF-TEXTO-QUADRO"/>
              <w:rPr>
                <w:sz w:val="18"/>
                <w:szCs w:val="18"/>
                <w:rPrChange w:id="377" w:author="Dalton Solano dos Reis" w:date="2024-06-25T14:37:00Z">
                  <w:rPr>
                    <w:shd w:val="clear" w:color="auto" w:fill="F1F3F4"/>
                  </w:rPr>
                </w:rPrChange>
              </w:rPr>
              <w:pPrChange w:id="378" w:author="Dalton Solano dos Reis" w:date="2024-06-25T14:37:00Z">
                <w:pPr>
                  <w:pStyle w:val="TF-TEXTO"/>
                  <w:ind w:firstLine="0"/>
                </w:pPr>
              </w:pPrChange>
            </w:pPr>
            <w:ins w:id="379" w:author="Dalton Solano dos Reis" w:date="2024-06-25T14:37:00Z">
              <w:r w:rsidRPr="001E580C">
                <w:rPr>
                  <w:sz w:val="18"/>
                  <w:szCs w:val="18"/>
                </w:rPr>
                <w:t>Sim</w:t>
              </w:r>
            </w:ins>
            <w:del w:id="380" w:author="Dalton Solano dos Reis" w:date="2024-06-25T14:37:00Z">
              <w:r w:rsidR="00B83B85" w:rsidRPr="001D18CC" w:rsidDel="001D18CC">
                <w:rPr>
                  <w:sz w:val="18"/>
                  <w:szCs w:val="18"/>
                  <w:rPrChange w:id="381" w:author="Dalton Solano dos Reis" w:date="2024-06-25T14:37:00Z">
                    <w:rPr>
                      <w:shd w:val="clear" w:color="auto" w:fill="F1F3F4"/>
                    </w:rPr>
                  </w:rPrChange>
                </w:rPr>
                <w:delText>Sim</w:delText>
              </w:r>
            </w:del>
          </w:p>
        </w:tc>
      </w:tr>
      <w:tr w:rsidR="00B83B85" w14:paraId="2F7C26C2" w14:textId="615E7EB6" w:rsidTr="00B83B85">
        <w:tc>
          <w:tcPr>
            <w:tcW w:w="2581" w:type="dxa"/>
            <w:shd w:val="clear" w:color="auto" w:fill="auto"/>
          </w:tcPr>
          <w:p w14:paraId="423329B3" w14:textId="66C86446" w:rsidR="00B83B85" w:rsidRPr="001D18CC" w:rsidRDefault="00B83B85" w:rsidP="00B83B85">
            <w:pPr>
              <w:pStyle w:val="TF-TEXTO-QUADRO"/>
              <w:rPr>
                <w:sz w:val="18"/>
                <w:szCs w:val="18"/>
                <w:rPrChange w:id="382" w:author="Dalton Solano dos Reis" w:date="2024-06-25T14:36:00Z">
                  <w:rPr/>
                </w:rPrChange>
              </w:rPr>
            </w:pPr>
            <w:r w:rsidRPr="001D18CC">
              <w:rPr>
                <w:sz w:val="18"/>
                <w:szCs w:val="18"/>
                <w:rPrChange w:id="383" w:author="Dalton Solano dos Reis" w:date="2024-06-25T14:36:00Z">
                  <w:rPr/>
                </w:rPrChange>
              </w:rPr>
              <w:t>Funciona offline</w:t>
            </w:r>
          </w:p>
        </w:tc>
        <w:tc>
          <w:tcPr>
            <w:tcW w:w="1417" w:type="dxa"/>
            <w:shd w:val="clear" w:color="auto" w:fill="auto"/>
          </w:tcPr>
          <w:p w14:paraId="3FD37D56" w14:textId="36F5E19B" w:rsidR="00B83B85" w:rsidRPr="001D18CC" w:rsidRDefault="00B83B85" w:rsidP="00B83B85">
            <w:pPr>
              <w:pStyle w:val="TF-TEXTO-QUADRO"/>
              <w:rPr>
                <w:sz w:val="18"/>
                <w:szCs w:val="18"/>
                <w:rPrChange w:id="384" w:author="Dalton Solano dos Reis" w:date="2024-06-25T14:36:00Z">
                  <w:rPr/>
                </w:rPrChange>
              </w:rPr>
            </w:pPr>
            <w:r w:rsidRPr="001D18CC">
              <w:rPr>
                <w:sz w:val="18"/>
                <w:szCs w:val="18"/>
                <w:rPrChange w:id="385" w:author="Dalton Solano dos Reis" w:date="2024-06-25T14:36:00Z">
                  <w:rPr/>
                </w:rPrChange>
              </w:rPr>
              <w:t>Sim</w:t>
            </w:r>
          </w:p>
        </w:tc>
        <w:tc>
          <w:tcPr>
            <w:tcW w:w="1667" w:type="dxa"/>
          </w:tcPr>
          <w:p w14:paraId="15611CC8" w14:textId="0A5F9219" w:rsidR="00B83B85" w:rsidRPr="001D18CC" w:rsidRDefault="00B83B85" w:rsidP="00B83B85">
            <w:pPr>
              <w:pStyle w:val="TF-TEXTO-QUADRO"/>
              <w:rPr>
                <w:color w:val="202124"/>
                <w:sz w:val="18"/>
                <w:szCs w:val="18"/>
                <w:shd w:val="clear" w:color="auto" w:fill="F8F9FA"/>
                <w:rPrChange w:id="386" w:author="Dalton Solano dos Reis" w:date="2024-06-25T14:36:00Z">
                  <w:rPr>
                    <w:rFonts w:ascii="docs-Roboto" w:hAnsi="docs-Roboto"/>
                    <w:color w:val="202124"/>
                    <w:shd w:val="clear" w:color="auto" w:fill="F8F9FA"/>
                  </w:rPr>
                </w:rPrChange>
              </w:rPr>
            </w:pPr>
            <w:r w:rsidRPr="001D18CC">
              <w:rPr>
                <w:sz w:val="18"/>
                <w:szCs w:val="18"/>
                <w:rPrChange w:id="387" w:author="Dalton Solano dos Reis" w:date="2024-06-25T14:36:00Z">
                  <w:rPr/>
                </w:rPrChange>
              </w:rPr>
              <w:t>Não</w:t>
            </w:r>
          </w:p>
        </w:tc>
        <w:tc>
          <w:tcPr>
            <w:tcW w:w="1735" w:type="dxa"/>
          </w:tcPr>
          <w:p w14:paraId="49F486B1" w14:textId="03115A5A" w:rsidR="00B83B85" w:rsidRPr="001D18CC" w:rsidRDefault="00B83B85" w:rsidP="00B83B85">
            <w:pPr>
              <w:pStyle w:val="TF-TEXTO-QUADRO"/>
              <w:rPr>
                <w:color w:val="202124"/>
                <w:sz w:val="18"/>
                <w:szCs w:val="18"/>
                <w:shd w:val="clear" w:color="auto" w:fill="F8F9FA"/>
                <w:rPrChange w:id="388" w:author="Dalton Solano dos Reis" w:date="2024-06-25T14:36:00Z">
                  <w:rPr>
                    <w:rFonts w:ascii="docs-Roboto" w:hAnsi="docs-Roboto"/>
                    <w:color w:val="202124"/>
                    <w:shd w:val="clear" w:color="auto" w:fill="F8F9FA"/>
                  </w:rPr>
                </w:rPrChange>
              </w:rPr>
            </w:pPr>
            <w:r w:rsidRPr="001D18CC">
              <w:rPr>
                <w:sz w:val="18"/>
                <w:szCs w:val="18"/>
                <w:rPrChange w:id="389" w:author="Dalton Solano dos Reis" w:date="2024-06-25T14:36:00Z">
                  <w:rPr/>
                </w:rPrChange>
              </w:rPr>
              <w:t>Não</w:t>
            </w:r>
          </w:p>
        </w:tc>
        <w:tc>
          <w:tcPr>
            <w:tcW w:w="2121" w:type="dxa"/>
          </w:tcPr>
          <w:p w14:paraId="012FFA0B" w14:textId="42C3E303" w:rsidR="00B83B85" w:rsidRPr="001D18CC" w:rsidRDefault="00B83B85" w:rsidP="00B83B85">
            <w:pPr>
              <w:pStyle w:val="TF-TEXTO-QUADRO"/>
              <w:rPr>
                <w:color w:val="202124"/>
                <w:sz w:val="18"/>
                <w:szCs w:val="18"/>
                <w:shd w:val="clear" w:color="auto" w:fill="F8F9FA"/>
                <w:rPrChange w:id="390" w:author="Dalton Solano dos Reis" w:date="2024-06-25T14:36:00Z">
                  <w:rPr>
                    <w:rFonts w:ascii="docs-Roboto" w:hAnsi="docs-Roboto"/>
                    <w:color w:val="202124"/>
                    <w:shd w:val="clear" w:color="auto" w:fill="F8F9FA"/>
                  </w:rPr>
                </w:rPrChange>
              </w:rPr>
            </w:pPr>
            <w:r w:rsidRPr="001D18CC">
              <w:rPr>
                <w:color w:val="202124"/>
                <w:sz w:val="18"/>
                <w:szCs w:val="18"/>
                <w:shd w:val="clear" w:color="auto" w:fill="F8F9FA"/>
                <w:rPrChange w:id="391" w:author="Dalton Solano dos Reis" w:date="2024-06-25T14:36:00Z">
                  <w:rPr>
                    <w:rFonts w:ascii="docs-Roboto" w:hAnsi="docs-Roboto"/>
                    <w:color w:val="202124"/>
                    <w:shd w:val="clear" w:color="auto" w:fill="F8F9FA"/>
                  </w:rPr>
                </w:rPrChange>
              </w:rPr>
              <w:t>Sim</w:t>
            </w:r>
          </w:p>
        </w:tc>
      </w:tr>
      <w:tr w:rsidR="00B83B85" w14:paraId="3E5833D6" w14:textId="28981705" w:rsidTr="00B83B85">
        <w:tc>
          <w:tcPr>
            <w:tcW w:w="2581" w:type="dxa"/>
            <w:shd w:val="clear" w:color="auto" w:fill="auto"/>
          </w:tcPr>
          <w:p w14:paraId="48E7A423" w14:textId="1EF2B6B5" w:rsidR="00B83B85" w:rsidRPr="001D18CC" w:rsidRDefault="00B83B85" w:rsidP="00B83B85">
            <w:pPr>
              <w:pStyle w:val="TF-TEXTO-QUADRO"/>
              <w:rPr>
                <w:sz w:val="18"/>
                <w:szCs w:val="18"/>
                <w:rPrChange w:id="392" w:author="Dalton Solano dos Reis" w:date="2024-06-25T14:36:00Z">
                  <w:rPr/>
                </w:rPrChange>
              </w:rPr>
            </w:pPr>
            <w:r w:rsidRPr="001D18CC">
              <w:rPr>
                <w:sz w:val="18"/>
                <w:szCs w:val="18"/>
                <w:rPrChange w:id="393" w:author="Dalton Solano dos Reis" w:date="2024-06-25T14:36:00Z">
                  <w:rPr/>
                </w:rPrChange>
              </w:rPr>
              <w:t>É sobre o jogo xadrez</w:t>
            </w:r>
          </w:p>
        </w:tc>
        <w:tc>
          <w:tcPr>
            <w:tcW w:w="1417" w:type="dxa"/>
            <w:shd w:val="clear" w:color="auto" w:fill="auto"/>
          </w:tcPr>
          <w:p w14:paraId="7990AD60" w14:textId="11DCCC5B" w:rsidR="00B83B85" w:rsidRPr="001D18CC" w:rsidRDefault="00B83B85" w:rsidP="00B83B85">
            <w:pPr>
              <w:pStyle w:val="TF-TEXTO-QUADRO"/>
              <w:rPr>
                <w:color w:val="000000"/>
                <w:sz w:val="18"/>
                <w:szCs w:val="18"/>
                <w:rPrChange w:id="394" w:author="Dalton Solano dos Reis" w:date="2024-06-25T14:36:00Z">
                  <w:rPr>
                    <w:color w:val="000000"/>
                  </w:rPr>
                </w:rPrChange>
              </w:rPr>
            </w:pPr>
            <w:r w:rsidRPr="001D18CC">
              <w:rPr>
                <w:sz w:val="18"/>
                <w:szCs w:val="18"/>
                <w:rPrChange w:id="395" w:author="Dalton Solano dos Reis" w:date="2024-06-25T14:36:00Z">
                  <w:rPr/>
                </w:rPrChange>
              </w:rPr>
              <w:t>Não</w:t>
            </w:r>
          </w:p>
        </w:tc>
        <w:tc>
          <w:tcPr>
            <w:tcW w:w="1667" w:type="dxa"/>
          </w:tcPr>
          <w:p w14:paraId="2D224C3E" w14:textId="0F747E6F" w:rsidR="00B83B85" w:rsidRPr="001D18CC" w:rsidRDefault="00B83B85" w:rsidP="00B83B85">
            <w:pPr>
              <w:pStyle w:val="TF-TEXTO-QUADRO"/>
              <w:rPr>
                <w:color w:val="202124"/>
                <w:sz w:val="18"/>
                <w:szCs w:val="18"/>
                <w:shd w:val="clear" w:color="auto" w:fill="F8F9FA"/>
                <w:rPrChange w:id="396" w:author="Dalton Solano dos Reis" w:date="2024-06-25T14:36:00Z">
                  <w:rPr>
                    <w:rFonts w:ascii="docs-Roboto" w:hAnsi="docs-Roboto"/>
                    <w:color w:val="202124"/>
                    <w:shd w:val="clear" w:color="auto" w:fill="F8F9FA"/>
                  </w:rPr>
                </w:rPrChange>
              </w:rPr>
            </w:pPr>
            <w:r w:rsidRPr="001D18CC">
              <w:rPr>
                <w:sz w:val="18"/>
                <w:szCs w:val="18"/>
                <w:rPrChange w:id="397" w:author="Dalton Solano dos Reis" w:date="2024-06-25T14:36:00Z">
                  <w:rPr/>
                </w:rPrChange>
              </w:rPr>
              <w:t>Sim</w:t>
            </w:r>
          </w:p>
        </w:tc>
        <w:tc>
          <w:tcPr>
            <w:tcW w:w="1735" w:type="dxa"/>
          </w:tcPr>
          <w:p w14:paraId="6315468A" w14:textId="4BC3E04C" w:rsidR="00B83B85" w:rsidRPr="001D18CC" w:rsidRDefault="00B83B85" w:rsidP="00B83B85">
            <w:pPr>
              <w:pStyle w:val="TF-TEXTO-QUADRO"/>
              <w:rPr>
                <w:color w:val="202124"/>
                <w:sz w:val="18"/>
                <w:szCs w:val="18"/>
                <w:shd w:val="clear" w:color="auto" w:fill="F8F9FA"/>
                <w:rPrChange w:id="398" w:author="Dalton Solano dos Reis" w:date="2024-06-25T14:36:00Z">
                  <w:rPr>
                    <w:rFonts w:ascii="docs-Roboto" w:hAnsi="docs-Roboto"/>
                    <w:color w:val="202124"/>
                    <w:shd w:val="clear" w:color="auto" w:fill="F8F9FA"/>
                  </w:rPr>
                </w:rPrChange>
              </w:rPr>
            </w:pPr>
            <w:r w:rsidRPr="001D18CC">
              <w:rPr>
                <w:sz w:val="18"/>
                <w:szCs w:val="18"/>
                <w:rPrChange w:id="399" w:author="Dalton Solano dos Reis" w:date="2024-06-25T14:36:00Z">
                  <w:rPr/>
                </w:rPrChange>
              </w:rPr>
              <w:t>Sim</w:t>
            </w:r>
          </w:p>
        </w:tc>
        <w:tc>
          <w:tcPr>
            <w:tcW w:w="2121" w:type="dxa"/>
          </w:tcPr>
          <w:p w14:paraId="6DB7D5EF" w14:textId="78D8EC93" w:rsidR="00B83B85" w:rsidRPr="001D18CC" w:rsidRDefault="00B83B85" w:rsidP="00B83B85">
            <w:pPr>
              <w:pStyle w:val="TF-TEXTO-QUADRO"/>
              <w:rPr>
                <w:color w:val="202124"/>
                <w:sz w:val="18"/>
                <w:szCs w:val="18"/>
                <w:shd w:val="clear" w:color="auto" w:fill="F8F9FA"/>
                <w:rPrChange w:id="400" w:author="Dalton Solano dos Reis" w:date="2024-06-25T14:36:00Z">
                  <w:rPr>
                    <w:rFonts w:ascii="docs-Roboto" w:hAnsi="docs-Roboto"/>
                    <w:color w:val="202124"/>
                    <w:shd w:val="clear" w:color="auto" w:fill="F8F9FA"/>
                  </w:rPr>
                </w:rPrChange>
              </w:rPr>
            </w:pPr>
            <w:r w:rsidRPr="001D18CC">
              <w:rPr>
                <w:color w:val="202124"/>
                <w:sz w:val="18"/>
                <w:szCs w:val="18"/>
                <w:shd w:val="clear" w:color="auto" w:fill="F8F9FA"/>
                <w:rPrChange w:id="401" w:author="Dalton Solano dos Reis" w:date="2024-06-25T14:36:00Z">
                  <w:rPr>
                    <w:rFonts w:ascii="docs-Roboto" w:hAnsi="docs-Roboto"/>
                    <w:color w:val="202124"/>
                    <w:shd w:val="clear" w:color="auto" w:fill="F8F9FA"/>
                  </w:rPr>
                </w:rPrChange>
              </w:rPr>
              <w:t>Sim</w:t>
            </w:r>
          </w:p>
        </w:tc>
      </w:tr>
      <w:tr w:rsidR="00B83B85" w14:paraId="74CDFB93" w14:textId="4097233A" w:rsidTr="00B83B85">
        <w:tc>
          <w:tcPr>
            <w:tcW w:w="2581" w:type="dxa"/>
            <w:shd w:val="clear" w:color="auto" w:fill="auto"/>
          </w:tcPr>
          <w:p w14:paraId="58C96B3D" w14:textId="34A99A84" w:rsidR="00B83B85" w:rsidRPr="001D18CC" w:rsidRDefault="00B83B85" w:rsidP="00B83B85">
            <w:pPr>
              <w:pStyle w:val="TF-TEXTO-QUADRO"/>
              <w:rPr>
                <w:sz w:val="18"/>
                <w:szCs w:val="18"/>
                <w:rPrChange w:id="402" w:author="Dalton Solano dos Reis" w:date="2024-06-25T14:36:00Z">
                  <w:rPr/>
                </w:rPrChange>
              </w:rPr>
            </w:pPr>
            <w:r w:rsidRPr="001D18CC">
              <w:rPr>
                <w:sz w:val="18"/>
                <w:szCs w:val="18"/>
                <w:rPrChange w:id="403" w:author="Dalton Solano dos Reis" w:date="2024-06-25T14:36:00Z">
                  <w:rPr/>
                </w:rPrChange>
              </w:rPr>
              <w:t>Plataforma</w:t>
            </w:r>
          </w:p>
        </w:tc>
        <w:tc>
          <w:tcPr>
            <w:tcW w:w="1417" w:type="dxa"/>
            <w:shd w:val="clear" w:color="auto" w:fill="auto"/>
          </w:tcPr>
          <w:p w14:paraId="4223DC7A" w14:textId="5E9878C0" w:rsidR="00B83B85" w:rsidRPr="001D18CC" w:rsidRDefault="00B83B85" w:rsidP="00B83B85">
            <w:pPr>
              <w:pStyle w:val="TF-TEXTO-QUADRO"/>
              <w:rPr>
                <w:color w:val="202124"/>
                <w:sz w:val="18"/>
                <w:szCs w:val="18"/>
                <w:shd w:val="clear" w:color="auto" w:fill="F8F9FA"/>
                <w:rPrChange w:id="404" w:author="Dalton Solano dos Reis" w:date="2024-06-25T14:36:00Z">
                  <w:rPr>
                    <w:rFonts w:ascii="docs-Roboto" w:hAnsi="docs-Roboto"/>
                    <w:color w:val="202124"/>
                    <w:shd w:val="clear" w:color="auto" w:fill="F8F9FA"/>
                  </w:rPr>
                </w:rPrChange>
              </w:rPr>
            </w:pPr>
            <w:r w:rsidRPr="001D18CC">
              <w:rPr>
                <w:sz w:val="18"/>
                <w:szCs w:val="18"/>
                <w:rPrChange w:id="405" w:author="Dalton Solano dos Reis" w:date="2024-06-25T14:36:00Z">
                  <w:rPr/>
                </w:rPrChange>
              </w:rPr>
              <w:t>Android</w:t>
            </w:r>
          </w:p>
        </w:tc>
        <w:tc>
          <w:tcPr>
            <w:tcW w:w="1667" w:type="dxa"/>
          </w:tcPr>
          <w:p w14:paraId="2E82443F" w14:textId="03232864" w:rsidR="00B83B85" w:rsidRPr="001D18CC" w:rsidRDefault="00B83B85" w:rsidP="00B83B85">
            <w:pPr>
              <w:pStyle w:val="TF-TEXTO-QUADRO"/>
              <w:rPr>
                <w:color w:val="202124"/>
                <w:sz w:val="18"/>
                <w:szCs w:val="18"/>
                <w:shd w:val="clear" w:color="auto" w:fill="F8F9FA"/>
                <w:rPrChange w:id="406" w:author="Dalton Solano dos Reis" w:date="2024-06-25T14:36:00Z">
                  <w:rPr>
                    <w:rFonts w:ascii="docs-Roboto" w:hAnsi="docs-Roboto"/>
                    <w:color w:val="202124"/>
                    <w:shd w:val="clear" w:color="auto" w:fill="F8F9FA"/>
                  </w:rPr>
                </w:rPrChange>
              </w:rPr>
            </w:pPr>
            <w:r w:rsidRPr="001D18CC">
              <w:rPr>
                <w:sz w:val="18"/>
                <w:szCs w:val="18"/>
                <w:rPrChange w:id="407" w:author="Dalton Solano dos Reis" w:date="2024-06-25T14:36:00Z">
                  <w:rPr/>
                </w:rPrChange>
              </w:rPr>
              <w:t>Android</w:t>
            </w:r>
          </w:p>
        </w:tc>
        <w:tc>
          <w:tcPr>
            <w:tcW w:w="1735" w:type="dxa"/>
          </w:tcPr>
          <w:p w14:paraId="2F94AC0A" w14:textId="3480A6E5" w:rsidR="00B83B85" w:rsidRPr="001D18CC" w:rsidRDefault="00B83B85" w:rsidP="00B83B85">
            <w:pPr>
              <w:pStyle w:val="TF-TEXTO-QUADRO"/>
              <w:rPr>
                <w:color w:val="202124"/>
                <w:sz w:val="18"/>
                <w:szCs w:val="18"/>
                <w:shd w:val="clear" w:color="auto" w:fill="F8F9FA"/>
                <w:rPrChange w:id="408" w:author="Dalton Solano dos Reis" w:date="2024-06-25T14:36:00Z">
                  <w:rPr>
                    <w:rFonts w:ascii="docs-Roboto" w:hAnsi="docs-Roboto"/>
                    <w:color w:val="202124"/>
                    <w:shd w:val="clear" w:color="auto" w:fill="F8F9FA"/>
                  </w:rPr>
                </w:rPrChange>
              </w:rPr>
            </w:pPr>
            <w:r w:rsidRPr="001D18CC">
              <w:rPr>
                <w:sz w:val="18"/>
                <w:szCs w:val="18"/>
                <w:rPrChange w:id="409" w:author="Dalton Solano dos Reis" w:date="2024-06-25T14:36:00Z">
                  <w:rPr/>
                </w:rPrChange>
              </w:rPr>
              <w:t>Android</w:t>
            </w:r>
          </w:p>
        </w:tc>
        <w:tc>
          <w:tcPr>
            <w:tcW w:w="2121" w:type="dxa"/>
          </w:tcPr>
          <w:p w14:paraId="012F51CC" w14:textId="5B3232FF" w:rsidR="00B83B85" w:rsidRPr="001D18CC" w:rsidRDefault="00B83B85" w:rsidP="00B83B85">
            <w:pPr>
              <w:pStyle w:val="TF-TEXTO-QUADRO"/>
              <w:rPr>
                <w:color w:val="202124"/>
                <w:sz w:val="18"/>
                <w:szCs w:val="18"/>
                <w:shd w:val="clear" w:color="auto" w:fill="F8F9FA"/>
                <w:rPrChange w:id="410" w:author="Dalton Solano dos Reis" w:date="2024-06-25T14:36:00Z">
                  <w:rPr>
                    <w:rFonts w:ascii="docs-Roboto" w:hAnsi="docs-Roboto"/>
                    <w:color w:val="202124"/>
                    <w:shd w:val="clear" w:color="auto" w:fill="F8F9FA"/>
                  </w:rPr>
                </w:rPrChange>
              </w:rPr>
            </w:pPr>
            <w:r w:rsidRPr="001D18CC">
              <w:rPr>
                <w:color w:val="202124"/>
                <w:sz w:val="18"/>
                <w:szCs w:val="18"/>
                <w:shd w:val="clear" w:color="auto" w:fill="F8F9FA"/>
                <w:rPrChange w:id="411" w:author="Dalton Solano dos Reis" w:date="2024-06-25T14:36:00Z">
                  <w:rPr>
                    <w:rFonts w:ascii="docs-Roboto" w:hAnsi="docs-Roboto"/>
                    <w:color w:val="202124"/>
                    <w:shd w:val="clear" w:color="auto" w:fill="F8F9FA"/>
                  </w:rPr>
                </w:rPrChange>
              </w:rPr>
              <w:t>Multiplataforma</w:t>
            </w:r>
            <w:del w:id="412" w:author="Dalton Solano dos Reis" w:date="2024-06-25T14:35:00Z">
              <w:r w:rsidRPr="001D18CC" w:rsidDel="001D18CC">
                <w:rPr>
                  <w:color w:val="202124"/>
                  <w:sz w:val="18"/>
                  <w:szCs w:val="18"/>
                  <w:shd w:val="clear" w:color="auto" w:fill="F8F9FA"/>
                  <w:rPrChange w:id="413" w:author="Dalton Solano dos Reis" w:date="2024-06-25T14:36:00Z">
                    <w:rPr>
                      <w:rFonts w:ascii="docs-Roboto" w:hAnsi="docs-Roboto"/>
                      <w:color w:val="202124"/>
                      <w:shd w:val="clear" w:color="auto" w:fill="F8F9FA"/>
                    </w:rPr>
                  </w:rPrChange>
                </w:rPr>
                <w:delText>s</w:delText>
              </w:r>
            </w:del>
          </w:p>
        </w:tc>
      </w:tr>
      <w:tr w:rsidR="00B83B85" w14:paraId="49F3197C" w14:textId="77777777" w:rsidTr="00B83B85">
        <w:tc>
          <w:tcPr>
            <w:tcW w:w="2581" w:type="dxa"/>
            <w:shd w:val="clear" w:color="auto" w:fill="auto"/>
          </w:tcPr>
          <w:p w14:paraId="5AACD471" w14:textId="5F7B9CD4" w:rsidR="00B83B85" w:rsidRPr="001D18CC" w:rsidRDefault="00B83B85" w:rsidP="00B83B85">
            <w:pPr>
              <w:pStyle w:val="TF-TEXTO-QUADRO"/>
              <w:rPr>
                <w:sz w:val="18"/>
                <w:szCs w:val="18"/>
                <w:rPrChange w:id="414" w:author="Dalton Solano dos Reis" w:date="2024-06-25T14:36:00Z">
                  <w:rPr/>
                </w:rPrChange>
              </w:rPr>
            </w:pPr>
            <w:r w:rsidRPr="001D18CC">
              <w:rPr>
                <w:sz w:val="18"/>
                <w:szCs w:val="18"/>
                <w:rPrChange w:id="415" w:author="Dalton Solano dos Reis" w:date="2024-06-25T14:36:00Z">
                  <w:rPr/>
                </w:rPrChange>
              </w:rPr>
              <w:t>Mostra jogadas possíveis</w:t>
            </w:r>
          </w:p>
        </w:tc>
        <w:tc>
          <w:tcPr>
            <w:tcW w:w="1417" w:type="dxa"/>
            <w:shd w:val="clear" w:color="auto" w:fill="auto"/>
          </w:tcPr>
          <w:p w14:paraId="335EEA43" w14:textId="0E258769" w:rsidR="00B83B85" w:rsidRPr="001D18CC" w:rsidRDefault="00B83B85" w:rsidP="00B83B85">
            <w:pPr>
              <w:pStyle w:val="TF-TEXTO-QUADRO"/>
              <w:rPr>
                <w:sz w:val="18"/>
                <w:szCs w:val="18"/>
                <w:rPrChange w:id="416" w:author="Dalton Solano dos Reis" w:date="2024-06-25T14:36:00Z">
                  <w:rPr/>
                </w:rPrChange>
              </w:rPr>
            </w:pPr>
            <w:r w:rsidRPr="001D18CC">
              <w:rPr>
                <w:sz w:val="18"/>
                <w:szCs w:val="18"/>
                <w:rPrChange w:id="417" w:author="Dalton Solano dos Reis" w:date="2024-06-25T14:36:00Z">
                  <w:rPr/>
                </w:rPrChange>
              </w:rPr>
              <w:t>x</w:t>
            </w:r>
          </w:p>
        </w:tc>
        <w:tc>
          <w:tcPr>
            <w:tcW w:w="1667" w:type="dxa"/>
          </w:tcPr>
          <w:p w14:paraId="5B4DE5CE" w14:textId="76D1436A" w:rsidR="00B83B85" w:rsidRPr="001D18CC" w:rsidRDefault="00B83B85" w:rsidP="00B83B85">
            <w:pPr>
              <w:pStyle w:val="TF-TEXTO-QUADRO"/>
              <w:rPr>
                <w:color w:val="202124"/>
                <w:sz w:val="18"/>
                <w:szCs w:val="18"/>
                <w:shd w:val="clear" w:color="auto" w:fill="F8F9FA"/>
                <w:rPrChange w:id="418" w:author="Dalton Solano dos Reis" w:date="2024-06-25T14:36:00Z">
                  <w:rPr>
                    <w:rFonts w:ascii="docs-Roboto" w:hAnsi="docs-Roboto"/>
                    <w:color w:val="202124"/>
                    <w:shd w:val="clear" w:color="auto" w:fill="F8F9FA"/>
                  </w:rPr>
                </w:rPrChange>
              </w:rPr>
            </w:pPr>
            <w:r w:rsidRPr="001D18CC">
              <w:rPr>
                <w:sz w:val="18"/>
                <w:szCs w:val="18"/>
                <w:rPrChange w:id="419" w:author="Dalton Solano dos Reis" w:date="2024-06-25T14:36:00Z">
                  <w:rPr/>
                </w:rPrChange>
              </w:rPr>
              <w:t>Sim</w:t>
            </w:r>
          </w:p>
        </w:tc>
        <w:tc>
          <w:tcPr>
            <w:tcW w:w="1735" w:type="dxa"/>
          </w:tcPr>
          <w:p w14:paraId="5675E507" w14:textId="468F5D28" w:rsidR="00B83B85" w:rsidRPr="001D18CC" w:rsidRDefault="00B83B85" w:rsidP="00B83B85">
            <w:pPr>
              <w:pStyle w:val="TF-TEXTO-QUADRO"/>
              <w:rPr>
                <w:color w:val="202124"/>
                <w:sz w:val="18"/>
                <w:szCs w:val="18"/>
                <w:shd w:val="clear" w:color="auto" w:fill="F8F9FA"/>
                <w:rPrChange w:id="420" w:author="Dalton Solano dos Reis" w:date="2024-06-25T14:36:00Z">
                  <w:rPr>
                    <w:rFonts w:ascii="docs-Roboto" w:hAnsi="docs-Roboto"/>
                    <w:color w:val="202124"/>
                    <w:shd w:val="clear" w:color="auto" w:fill="F8F9FA"/>
                  </w:rPr>
                </w:rPrChange>
              </w:rPr>
            </w:pPr>
            <w:r w:rsidRPr="001D18CC">
              <w:rPr>
                <w:sz w:val="18"/>
                <w:szCs w:val="18"/>
                <w:rPrChange w:id="421" w:author="Dalton Solano dos Reis" w:date="2024-06-25T14:36:00Z">
                  <w:rPr/>
                </w:rPrChange>
              </w:rPr>
              <w:t>Não</w:t>
            </w:r>
          </w:p>
        </w:tc>
        <w:tc>
          <w:tcPr>
            <w:tcW w:w="2121" w:type="dxa"/>
          </w:tcPr>
          <w:p w14:paraId="03E02B8B" w14:textId="32870E7E" w:rsidR="00B83B85" w:rsidRPr="001D18CC" w:rsidRDefault="00B83B85" w:rsidP="00B83B85">
            <w:pPr>
              <w:pStyle w:val="TF-TEXTO-QUADRO"/>
              <w:rPr>
                <w:color w:val="202124"/>
                <w:sz w:val="18"/>
                <w:szCs w:val="18"/>
                <w:shd w:val="clear" w:color="auto" w:fill="F8F9FA"/>
                <w:rPrChange w:id="422" w:author="Dalton Solano dos Reis" w:date="2024-06-25T14:36:00Z">
                  <w:rPr>
                    <w:rFonts w:ascii="docs-Roboto" w:hAnsi="docs-Roboto"/>
                    <w:color w:val="202124"/>
                    <w:shd w:val="clear" w:color="auto" w:fill="F8F9FA"/>
                  </w:rPr>
                </w:rPrChange>
              </w:rPr>
            </w:pPr>
            <w:r w:rsidRPr="001D18CC">
              <w:rPr>
                <w:color w:val="202124"/>
                <w:sz w:val="18"/>
                <w:szCs w:val="18"/>
                <w:shd w:val="clear" w:color="auto" w:fill="F8F9FA"/>
                <w:rPrChange w:id="423" w:author="Dalton Solano dos Reis" w:date="2024-06-25T14:36:00Z">
                  <w:rPr>
                    <w:rFonts w:ascii="docs-Roboto" w:hAnsi="docs-Roboto"/>
                    <w:color w:val="202124"/>
                    <w:shd w:val="clear" w:color="auto" w:fill="F8F9FA"/>
                  </w:rPr>
                </w:rPrChange>
              </w:rPr>
              <w:t>Sim</w:t>
            </w:r>
          </w:p>
        </w:tc>
      </w:tr>
    </w:tbl>
    <w:p w14:paraId="3DC728A3" w14:textId="5688FBC9" w:rsidR="00B83B85" w:rsidRPr="00983736" w:rsidRDefault="00B83B85" w:rsidP="00B83B85">
      <w:pPr>
        <w:pStyle w:val="TF-FONTE"/>
      </w:pPr>
      <w:r>
        <w:t>Fonte: elaborado pelo autor.</w:t>
      </w:r>
    </w:p>
    <w:p w14:paraId="4432F7D9" w14:textId="3FCC2852" w:rsidR="00F255FC" w:rsidRDefault="00F255FC" w:rsidP="00BE4CD4">
      <w:pPr>
        <w:pStyle w:val="Ttulo1"/>
      </w:pPr>
      <w:bookmarkStart w:id="424" w:name="_Toc54164921"/>
      <w:bookmarkStart w:id="425" w:name="_Toc54165675"/>
      <w:bookmarkStart w:id="426" w:name="_Toc54169333"/>
      <w:bookmarkStart w:id="427" w:name="_Toc96347439"/>
      <w:bookmarkStart w:id="428" w:name="_Toc96357723"/>
      <w:bookmarkStart w:id="429" w:name="_Toc96491866"/>
      <w:bookmarkStart w:id="430" w:name="_Toc511928439"/>
      <w:r>
        <w:t>CONCLUSÕES</w:t>
      </w:r>
      <w:bookmarkEnd w:id="424"/>
      <w:bookmarkEnd w:id="425"/>
      <w:bookmarkEnd w:id="426"/>
      <w:bookmarkEnd w:id="427"/>
      <w:bookmarkEnd w:id="428"/>
      <w:bookmarkEnd w:id="429"/>
      <w:bookmarkEnd w:id="430"/>
    </w:p>
    <w:p w14:paraId="2227B0BB" w14:textId="77777777" w:rsidR="00616DFE" w:rsidRDefault="001D18CC" w:rsidP="00593306">
      <w:pPr>
        <w:pStyle w:val="NormalWeb"/>
        <w:spacing w:before="120" w:beforeAutospacing="0" w:after="0" w:afterAutospacing="0"/>
        <w:ind w:firstLine="680"/>
        <w:jc w:val="both"/>
        <w:rPr>
          <w:ins w:id="431" w:author="Dalton Solano dos Reis" w:date="2024-06-25T14:41:00Z"/>
          <w:color w:val="000000"/>
          <w:sz w:val="20"/>
          <w:szCs w:val="20"/>
        </w:rPr>
      </w:pPr>
      <w:bookmarkStart w:id="432" w:name="_Toc419598588"/>
      <w:bookmarkStart w:id="433" w:name="_Toc420721330"/>
      <w:bookmarkStart w:id="434" w:name="_Toc420721484"/>
      <w:bookmarkStart w:id="435" w:name="_Toc420721575"/>
      <w:bookmarkStart w:id="436" w:name="_Toc420721781"/>
      <w:bookmarkStart w:id="437" w:name="_Toc420723222"/>
      <w:bookmarkStart w:id="438" w:name="_Toc482682385"/>
      <w:bookmarkStart w:id="439" w:name="_Toc54169335"/>
      <w:bookmarkStart w:id="440" w:name="_Toc96491868"/>
      <w:bookmarkStart w:id="441" w:name="_Toc511928441"/>
      <w:ins w:id="442" w:author="Dalton Solano dos Reis" w:date="2024-06-25T14:39:00Z">
        <w:r>
          <w:rPr>
            <w:color w:val="000000"/>
            <w:sz w:val="20"/>
            <w:szCs w:val="20"/>
          </w:rPr>
          <w:t xml:space="preserve">Este trabalho se </w:t>
        </w:r>
      </w:ins>
      <w:del w:id="443" w:author="Dalton Solano dos Reis" w:date="2024-06-25T14:39:00Z">
        <w:r w:rsidR="00593306" w:rsidDel="001D18CC">
          <w:rPr>
            <w:color w:val="000000"/>
            <w:sz w:val="20"/>
            <w:szCs w:val="20"/>
          </w:rPr>
          <w:delText xml:space="preserve">O projeto </w:delText>
        </w:r>
      </w:del>
      <w:r w:rsidR="00593306">
        <w:rPr>
          <w:color w:val="000000"/>
          <w:sz w:val="20"/>
          <w:szCs w:val="20"/>
        </w:rPr>
        <w:t>mostrou</w:t>
      </w:r>
      <w:del w:id="444" w:author="Dalton Solano dos Reis" w:date="2024-06-25T14:39:00Z">
        <w:r w:rsidR="00593306" w:rsidDel="001D18CC">
          <w:rPr>
            <w:color w:val="000000"/>
            <w:sz w:val="20"/>
            <w:szCs w:val="20"/>
          </w:rPr>
          <w:delText>-se</w:delText>
        </w:r>
      </w:del>
      <w:r w:rsidR="00593306">
        <w:rPr>
          <w:color w:val="000000"/>
          <w:sz w:val="20"/>
          <w:szCs w:val="20"/>
        </w:rPr>
        <w:t xml:space="preserve"> um passo adiante para a inclusão e despertou o interesse de diferentes tipos de pessoas para o xadrez. A RA foi de </w:t>
      </w:r>
      <w:commentRangeStart w:id="445"/>
      <w:r w:rsidR="00593306">
        <w:rPr>
          <w:color w:val="000000"/>
          <w:sz w:val="20"/>
          <w:szCs w:val="20"/>
        </w:rPr>
        <w:t xml:space="preserve">suma </w:t>
      </w:r>
      <w:commentRangeEnd w:id="445"/>
      <w:r>
        <w:rPr>
          <w:rStyle w:val="Refdecomentrio"/>
        </w:rPr>
        <w:commentReference w:id="445"/>
      </w:r>
      <w:r w:rsidR="00593306">
        <w:rPr>
          <w:color w:val="000000"/>
          <w:sz w:val="20"/>
          <w:szCs w:val="20"/>
        </w:rPr>
        <w:t xml:space="preserve">importância para atrair a atenção para o jogo mostrando que mais modos de personalização das peças e tabuleiros seriam ainda mais atrativos para, principalmente, crianças e adolescentes. O desenvolvimento </w:t>
      </w:r>
      <w:del w:id="446" w:author="Dalton Solano dos Reis" w:date="2024-06-25T14:40:00Z">
        <w:r w:rsidR="00593306" w:rsidDel="00616DFE">
          <w:rPr>
            <w:color w:val="000000"/>
            <w:sz w:val="20"/>
            <w:szCs w:val="20"/>
          </w:rPr>
          <w:delText>do projeto</w:delText>
        </w:r>
      </w:del>
      <w:ins w:id="447" w:author="Dalton Solano dos Reis" w:date="2024-06-25T14:40:00Z">
        <w:r w:rsidR="00616DFE">
          <w:rPr>
            <w:color w:val="000000"/>
            <w:sz w:val="20"/>
            <w:szCs w:val="20"/>
          </w:rPr>
          <w:t>deste trabalho</w:t>
        </w:r>
      </w:ins>
      <w:r w:rsidR="00593306">
        <w:rPr>
          <w:color w:val="000000"/>
          <w:sz w:val="20"/>
          <w:szCs w:val="20"/>
        </w:rPr>
        <w:t xml:space="preserve"> </w:t>
      </w:r>
      <w:del w:id="448" w:author="Dalton Solano dos Reis" w:date="2024-06-25T14:40:00Z">
        <w:r w:rsidR="00593306" w:rsidDel="00616DFE">
          <w:rPr>
            <w:color w:val="000000"/>
            <w:sz w:val="20"/>
            <w:szCs w:val="20"/>
          </w:rPr>
          <w:delText xml:space="preserve">contou com </w:delText>
        </w:r>
      </w:del>
      <w:ins w:id="449" w:author="Dalton Solano dos Reis" w:date="2024-06-25T14:40:00Z">
        <w:r w:rsidR="00616DFE">
          <w:rPr>
            <w:color w:val="000000"/>
            <w:sz w:val="20"/>
            <w:szCs w:val="20"/>
          </w:rPr>
          <w:t xml:space="preserve">usou </w:t>
        </w:r>
      </w:ins>
      <w:r w:rsidR="00593306">
        <w:rPr>
          <w:color w:val="000000"/>
          <w:sz w:val="20"/>
          <w:szCs w:val="20"/>
        </w:rPr>
        <w:t xml:space="preserve">a linguagem C#, Vuforia, Unity, que mostraram ser essenciais para a conclusão </w:t>
      </w:r>
      <w:del w:id="450" w:author="Dalton Solano dos Reis" w:date="2024-06-25T14:39:00Z">
        <w:r w:rsidR="00593306" w:rsidDel="001D18CC">
          <w:rPr>
            <w:color w:val="000000"/>
            <w:sz w:val="20"/>
            <w:szCs w:val="20"/>
          </w:rPr>
          <w:delText>do mesmo</w:delText>
        </w:r>
      </w:del>
      <w:ins w:id="451" w:author="Dalton Solano dos Reis" w:date="2024-06-25T14:40:00Z">
        <w:r w:rsidR="00616DFE">
          <w:rPr>
            <w:color w:val="000000"/>
            <w:sz w:val="20"/>
            <w:szCs w:val="20"/>
          </w:rPr>
          <w:t>dos objetivos propostos</w:t>
        </w:r>
      </w:ins>
      <w:r w:rsidR="00593306">
        <w:rPr>
          <w:color w:val="000000"/>
          <w:sz w:val="20"/>
          <w:szCs w:val="20"/>
        </w:rPr>
        <w:t xml:space="preserve">. </w:t>
      </w:r>
      <w:del w:id="452" w:author="Dalton Solano dos Reis" w:date="2024-06-25T14:41:00Z">
        <w:r w:rsidR="00593306" w:rsidDel="00616DFE">
          <w:rPr>
            <w:color w:val="000000"/>
            <w:sz w:val="20"/>
            <w:szCs w:val="20"/>
          </w:rPr>
          <w:delText>O projeto</w:delText>
        </w:r>
      </w:del>
      <w:ins w:id="453" w:author="Dalton Solano dos Reis" w:date="2024-06-25T14:41:00Z">
        <w:r w:rsidR="00616DFE">
          <w:rPr>
            <w:color w:val="000000"/>
            <w:sz w:val="20"/>
            <w:szCs w:val="20"/>
          </w:rPr>
          <w:t>Assim, acreditasse que este trabalho</w:t>
        </w:r>
      </w:ins>
      <w:r w:rsidR="00593306">
        <w:rPr>
          <w:color w:val="000000"/>
          <w:sz w:val="20"/>
          <w:szCs w:val="20"/>
        </w:rPr>
        <w:t xml:space="preserve"> possui um grande potencial na inclusão de novos jogadores para o xadrez, sua atuação em escolas é muito indicada como já seria a prática do próprio jogo de tabuleiro físico. Jovens possuem uma exposição à tecnologia muito mais cedo que as gerações anteriores e, para eles, é muito indicada a utilização de RA para a interação do mundo físico com o virtual, enquanto para pessoas de idade mais avançada, a novidade da RA traz um sentimento positivo e nostálgico.</w:t>
      </w:r>
    </w:p>
    <w:p w14:paraId="62347C09" w14:textId="1A4481DC" w:rsidR="00593306" w:rsidRDefault="00593306" w:rsidP="00593306">
      <w:pPr>
        <w:pStyle w:val="NormalWeb"/>
        <w:spacing w:before="120" w:beforeAutospacing="0" w:after="0" w:afterAutospacing="0"/>
        <w:ind w:firstLine="680"/>
        <w:jc w:val="both"/>
      </w:pPr>
      <w:del w:id="454" w:author="Dalton Solano dos Reis" w:date="2024-06-25T14:41:00Z">
        <w:r w:rsidDel="00616DFE">
          <w:rPr>
            <w:color w:val="000000"/>
            <w:sz w:val="20"/>
            <w:szCs w:val="20"/>
          </w:rPr>
          <w:br/>
        </w:r>
        <w:r w:rsidDel="00616DFE">
          <w:rPr>
            <w:rStyle w:val="apple-tab-span"/>
            <w:color w:val="000000"/>
            <w:sz w:val="20"/>
            <w:szCs w:val="20"/>
          </w:rPr>
          <w:tab/>
        </w:r>
      </w:del>
      <w:r w:rsidR="004B6E8A">
        <w:rPr>
          <w:color w:val="000000"/>
          <w:sz w:val="20"/>
          <w:szCs w:val="20"/>
        </w:rPr>
        <w:t>As respostas da última pergunta da pesquisa</w:t>
      </w:r>
      <w:r>
        <w:rPr>
          <w:color w:val="000000"/>
          <w:sz w:val="20"/>
          <w:szCs w:val="20"/>
        </w:rPr>
        <w:t xml:space="preserve">, especificamente, mostram uma divergência sobre o aumento de interesse no jogo, porém há de ser ressaltada a </w:t>
      </w:r>
      <w:commentRangeStart w:id="455"/>
      <w:r>
        <w:rPr>
          <w:color w:val="000000"/>
          <w:sz w:val="20"/>
          <w:szCs w:val="20"/>
        </w:rPr>
        <w:t xml:space="preserve">índole </w:t>
      </w:r>
      <w:commentRangeEnd w:id="455"/>
      <w:r w:rsidR="00616DFE">
        <w:rPr>
          <w:rStyle w:val="Refdecomentrio"/>
        </w:rPr>
        <w:commentReference w:id="455"/>
      </w:r>
      <w:r>
        <w:rPr>
          <w:color w:val="000000"/>
          <w:sz w:val="20"/>
          <w:szCs w:val="20"/>
        </w:rPr>
        <w:t xml:space="preserve">da pergunta: O aumento de alguém que já é bastante interessado pode ser zero e, ainda assim, mostrar que o jogo é atraente para </w:t>
      </w:r>
      <w:del w:id="456" w:author="Dalton Solano dos Reis" w:date="2024-06-25T14:43:00Z">
        <w:r w:rsidDel="00616DFE">
          <w:rPr>
            <w:color w:val="000000"/>
            <w:sz w:val="20"/>
            <w:szCs w:val="20"/>
          </w:rPr>
          <w:delText>o mesmo</w:delText>
        </w:r>
      </w:del>
      <w:ins w:id="457" w:author="Dalton Solano dos Reis" w:date="2024-06-25T14:43:00Z">
        <w:r w:rsidR="00616DFE">
          <w:rPr>
            <w:color w:val="000000"/>
            <w:sz w:val="20"/>
            <w:szCs w:val="20"/>
          </w:rPr>
          <w:t>esta pessoa</w:t>
        </w:r>
      </w:ins>
      <w:r>
        <w:rPr>
          <w:color w:val="000000"/>
          <w:sz w:val="20"/>
          <w:szCs w:val="20"/>
        </w:rPr>
        <w:t xml:space="preserve">. Foi aqui o caso, a única pessoa a dar nota mínima era alguém que já estava inserido no meio, explicando assim sua avaliação. </w:t>
      </w:r>
      <w:ins w:id="458" w:author="Dalton Solano dos Reis" w:date="2024-06-25T14:44:00Z">
        <w:r w:rsidR="00616DFE">
          <w:rPr>
            <w:color w:val="000000"/>
            <w:sz w:val="20"/>
            <w:szCs w:val="20"/>
          </w:rPr>
          <w:t xml:space="preserve">Já, </w:t>
        </w:r>
      </w:ins>
      <w:del w:id="459" w:author="Dalton Solano dos Reis" w:date="2024-06-25T14:44:00Z">
        <w:r w:rsidDel="00616DFE">
          <w:rPr>
            <w:color w:val="000000"/>
            <w:sz w:val="20"/>
            <w:szCs w:val="20"/>
          </w:rPr>
          <w:delText xml:space="preserve">A </w:delText>
        </w:r>
      </w:del>
      <w:ins w:id="460" w:author="Dalton Solano dos Reis" w:date="2024-06-25T14:44:00Z">
        <w:r w:rsidR="00616DFE">
          <w:rPr>
            <w:color w:val="000000"/>
            <w:sz w:val="20"/>
            <w:szCs w:val="20"/>
          </w:rPr>
          <w:t xml:space="preserve">a </w:t>
        </w:r>
      </w:ins>
      <w:r>
        <w:rPr>
          <w:color w:val="000000"/>
          <w:sz w:val="20"/>
          <w:szCs w:val="20"/>
        </w:rPr>
        <w:t xml:space="preserve">interface ser considerada intuitiva </w:t>
      </w:r>
      <w:r>
        <w:rPr>
          <w:color w:val="000000"/>
          <w:sz w:val="20"/>
          <w:szCs w:val="20"/>
        </w:rPr>
        <w:lastRenderedPageBreak/>
        <w:t xml:space="preserve">pela maioria dos usuários, como mostrado na </w:t>
      </w:r>
      <w:commentRangeStart w:id="461"/>
      <w:r>
        <w:rPr>
          <w:color w:val="000000"/>
          <w:sz w:val="20"/>
          <w:szCs w:val="20"/>
        </w:rPr>
        <w:t>Figura 9</w:t>
      </w:r>
      <w:commentRangeEnd w:id="461"/>
      <w:r w:rsidR="00616DFE">
        <w:rPr>
          <w:rStyle w:val="Refdecomentrio"/>
        </w:rPr>
        <w:commentReference w:id="461"/>
      </w:r>
      <w:r>
        <w:rPr>
          <w:color w:val="000000"/>
          <w:sz w:val="20"/>
          <w:szCs w:val="20"/>
        </w:rPr>
        <w:t xml:space="preserve">, não me parece uma grande conquista.  Um estudo sobre </w:t>
      </w:r>
      <w:del w:id="462" w:author="Dalton Solano dos Reis" w:date="2024-06-25T14:45:00Z">
        <w:r w:rsidDel="00616DFE">
          <w:rPr>
            <w:color w:val="000000"/>
            <w:sz w:val="20"/>
            <w:szCs w:val="20"/>
          </w:rPr>
          <w:delText>UI (</w:delText>
        </w:r>
      </w:del>
      <w:r>
        <w:rPr>
          <w:color w:val="000000"/>
          <w:sz w:val="20"/>
          <w:szCs w:val="20"/>
        </w:rPr>
        <w:t>Interface de Usuário</w:t>
      </w:r>
      <w:ins w:id="463" w:author="Dalton Solano dos Reis" w:date="2024-06-25T14:47:00Z">
        <w:r w:rsidR="00616DFE">
          <w:rPr>
            <w:color w:val="000000"/>
            <w:sz w:val="20"/>
            <w:szCs w:val="20"/>
          </w:rPr>
          <w:t xml:space="preserve"> (IU)</w:t>
        </w:r>
      </w:ins>
      <w:del w:id="464" w:author="Dalton Solano dos Reis" w:date="2024-06-25T14:45:00Z">
        <w:r w:rsidDel="00616DFE">
          <w:rPr>
            <w:color w:val="000000"/>
            <w:sz w:val="20"/>
            <w:szCs w:val="20"/>
          </w:rPr>
          <w:delText>)</w:delText>
        </w:r>
      </w:del>
      <w:r>
        <w:rPr>
          <w:color w:val="000000"/>
          <w:sz w:val="20"/>
          <w:szCs w:val="20"/>
        </w:rPr>
        <w:t xml:space="preserve"> </w:t>
      </w:r>
      <w:commentRangeStart w:id="465"/>
      <w:r>
        <w:rPr>
          <w:color w:val="000000"/>
          <w:sz w:val="20"/>
          <w:szCs w:val="20"/>
        </w:rPr>
        <w:t>seria bem utilizado para aprimorar a mesma</w:t>
      </w:r>
      <w:commentRangeEnd w:id="465"/>
      <w:r w:rsidR="00616DFE">
        <w:rPr>
          <w:rStyle w:val="Refdecomentrio"/>
        </w:rPr>
        <w:commentReference w:id="465"/>
      </w:r>
      <w:r>
        <w:rPr>
          <w:color w:val="000000"/>
          <w:sz w:val="20"/>
          <w:szCs w:val="20"/>
        </w:rPr>
        <w:t xml:space="preserve">, e é indicado em uma atualização futura do software. Em conjunto, a facilidade para aprender as </w:t>
      </w:r>
      <w:commentRangeStart w:id="466"/>
      <w:r>
        <w:rPr>
          <w:color w:val="000000"/>
          <w:sz w:val="20"/>
          <w:szCs w:val="20"/>
        </w:rPr>
        <w:t>regras do jogo pode ter sofrido um pouco quando relacionada a facilidade de compreensão da UI e, ainda assim, houve um aumento considerável na facilidade de compreensão do jogo. Percebe-se uma necessidade em explicar melhor a regra do Roque, uma animação diferenciada nas peças seria o indicado, com mudanças de iluminação e texto aparente. </w:t>
      </w:r>
      <w:commentRangeEnd w:id="466"/>
      <w:r w:rsidR="00616DFE">
        <w:rPr>
          <w:rStyle w:val="Refdecomentrio"/>
        </w:rPr>
        <w:commentReference w:id="466"/>
      </w:r>
    </w:p>
    <w:p w14:paraId="1287463B" w14:textId="0BEC9279" w:rsidR="00593306" w:rsidDel="00616DFE" w:rsidRDefault="00593306" w:rsidP="00593306">
      <w:pPr>
        <w:pStyle w:val="NormalWeb"/>
        <w:spacing w:before="120" w:beforeAutospacing="0" w:after="0" w:afterAutospacing="0"/>
        <w:ind w:firstLine="680"/>
        <w:jc w:val="both"/>
        <w:rPr>
          <w:del w:id="467" w:author="Dalton Solano dos Reis" w:date="2024-06-25T14:48:00Z"/>
        </w:rPr>
      </w:pPr>
      <w:r>
        <w:rPr>
          <w:color w:val="000000"/>
          <w:sz w:val="20"/>
          <w:szCs w:val="20"/>
        </w:rPr>
        <w:t xml:space="preserve">A utilização do </w:t>
      </w:r>
      <w:ins w:id="468" w:author="Dalton Solano dos Reis" w:date="2024-06-25T14:46:00Z">
        <w:r w:rsidR="00616DFE">
          <w:rPr>
            <w:color w:val="000000"/>
            <w:sz w:val="20"/>
            <w:szCs w:val="20"/>
          </w:rPr>
          <w:t xml:space="preserve">motor de jogos </w:t>
        </w:r>
      </w:ins>
      <w:r>
        <w:rPr>
          <w:color w:val="000000"/>
          <w:sz w:val="20"/>
          <w:szCs w:val="20"/>
        </w:rPr>
        <w:t xml:space="preserve">Unity </w:t>
      </w:r>
      <w:ins w:id="469" w:author="Dalton Solano dos Reis" w:date="2024-06-25T14:46:00Z">
        <w:r w:rsidR="00616DFE">
          <w:rPr>
            <w:color w:val="000000"/>
            <w:sz w:val="20"/>
            <w:szCs w:val="20"/>
          </w:rPr>
          <w:t xml:space="preserve">se </w:t>
        </w:r>
      </w:ins>
      <w:r>
        <w:rPr>
          <w:color w:val="000000"/>
          <w:sz w:val="20"/>
          <w:szCs w:val="20"/>
        </w:rPr>
        <w:t>mostrou</w:t>
      </w:r>
      <w:del w:id="470" w:author="Dalton Solano dos Reis" w:date="2024-06-25T14:47:00Z">
        <w:r w:rsidDel="00616DFE">
          <w:rPr>
            <w:color w:val="000000"/>
            <w:sz w:val="20"/>
            <w:szCs w:val="20"/>
          </w:rPr>
          <w:delText>-se</w:delText>
        </w:r>
      </w:del>
      <w:r>
        <w:rPr>
          <w:color w:val="000000"/>
          <w:sz w:val="20"/>
          <w:szCs w:val="20"/>
        </w:rPr>
        <w:t xml:space="preserve"> uma boa escolha para </w:t>
      </w:r>
      <w:del w:id="471" w:author="Dalton Solano dos Reis" w:date="2024-06-25T14:47:00Z">
        <w:r w:rsidDel="00616DFE">
          <w:rPr>
            <w:color w:val="000000"/>
            <w:sz w:val="20"/>
            <w:szCs w:val="20"/>
          </w:rPr>
          <w:delText>o projeto</w:delText>
        </w:r>
      </w:del>
      <w:ins w:id="472" w:author="Dalton Solano dos Reis" w:date="2024-06-25T14:47:00Z">
        <w:r w:rsidR="00616DFE">
          <w:rPr>
            <w:color w:val="000000"/>
            <w:sz w:val="20"/>
            <w:szCs w:val="20"/>
          </w:rPr>
          <w:t>este trabalho</w:t>
        </w:r>
      </w:ins>
      <w:r>
        <w:rPr>
          <w:color w:val="000000"/>
          <w:sz w:val="20"/>
          <w:szCs w:val="20"/>
        </w:rPr>
        <w:t xml:space="preserve">, e, considerando todos os resultados, conclui-se que: É afirmativo que a RA pode ser uma ótima ferramenta de inclusão, despertando o interesse e facilitando o acesso ao jogo. Existem espaços para a melhora da UI e das animações que, nota-se, são o ponto fraco da apresentação do </w:t>
      </w:r>
      <w:del w:id="473" w:author="Dalton Solano dos Reis" w:date="2024-06-25T14:47:00Z">
        <w:r w:rsidDel="00616DFE">
          <w:rPr>
            <w:color w:val="000000"/>
            <w:sz w:val="20"/>
            <w:szCs w:val="20"/>
          </w:rPr>
          <w:delText>software</w:delText>
        </w:r>
      </w:del>
      <w:ins w:id="474" w:author="Dalton Solano dos Reis" w:date="2024-06-25T14:47:00Z">
        <w:r w:rsidR="00616DFE">
          <w:rPr>
            <w:color w:val="000000"/>
            <w:sz w:val="20"/>
            <w:szCs w:val="20"/>
          </w:rPr>
          <w:t>jogo</w:t>
        </w:r>
      </w:ins>
      <w:r>
        <w:rPr>
          <w:color w:val="000000"/>
          <w:sz w:val="20"/>
          <w:szCs w:val="20"/>
        </w:rPr>
        <w:t>. </w:t>
      </w:r>
    </w:p>
    <w:p w14:paraId="6A9DFA8E" w14:textId="77777777" w:rsidR="00593306" w:rsidRDefault="00593306" w:rsidP="00616DFE">
      <w:pPr>
        <w:pStyle w:val="NormalWeb"/>
        <w:spacing w:before="120" w:beforeAutospacing="0" w:after="0" w:afterAutospacing="0"/>
        <w:ind w:firstLine="680"/>
        <w:jc w:val="both"/>
      </w:pPr>
      <w:r>
        <w:rPr>
          <w:color w:val="000000"/>
          <w:sz w:val="20"/>
          <w:szCs w:val="20"/>
        </w:rPr>
        <w:t>O mais importante, porém, está como citado: A inclusão. Ter usuários sentindo-se mais atraídos pela ideia de jogar xadrez é algo extremamente positivo.</w:t>
      </w:r>
    </w:p>
    <w:p w14:paraId="376FD652" w14:textId="77777777" w:rsidR="00F255FC" w:rsidRPr="002D1ED2" w:rsidRDefault="00F255FC">
      <w:pPr>
        <w:pStyle w:val="TF-REFERNCIASTTULO"/>
        <w:rPr>
          <w:lang w:val="en-US"/>
          <w:rPrChange w:id="475" w:author="Dalton Solano dos Reis" w:date="2024-06-25T10:24:00Z">
            <w:rPr/>
          </w:rPrChange>
        </w:rPr>
      </w:pPr>
      <w:commentRangeStart w:id="476"/>
      <w:r w:rsidRPr="002D1ED2">
        <w:rPr>
          <w:lang w:val="en-US"/>
          <w:rPrChange w:id="477" w:author="Dalton Solano dos Reis" w:date="2024-06-25T10:24:00Z">
            <w:rPr/>
          </w:rPrChange>
        </w:rPr>
        <w:t>Referências</w:t>
      </w:r>
      <w:bookmarkEnd w:id="432"/>
      <w:bookmarkEnd w:id="433"/>
      <w:bookmarkEnd w:id="434"/>
      <w:bookmarkEnd w:id="435"/>
      <w:bookmarkEnd w:id="436"/>
      <w:bookmarkEnd w:id="437"/>
      <w:bookmarkEnd w:id="438"/>
      <w:bookmarkEnd w:id="439"/>
      <w:bookmarkEnd w:id="440"/>
      <w:bookmarkEnd w:id="441"/>
      <w:commentRangeEnd w:id="476"/>
      <w:r w:rsidR="00802A84">
        <w:rPr>
          <w:rStyle w:val="Refdecomentrio"/>
          <w:b w:val="0"/>
          <w:caps w:val="0"/>
        </w:rPr>
        <w:commentReference w:id="476"/>
      </w:r>
    </w:p>
    <w:p w14:paraId="0E381052" w14:textId="77777777" w:rsidR="004B6E8A" w:rsidRPr="004B6E8A" w:rsidRDefault="004B6E8A" w:rsidP="004B6E8A">
      <w:pPr>
        <w:pStyle w:val="TF-REFERNCIASITEM"/>
        <w:rPr>
          <w:sz w:val="18"/>
          <w:szCs w:val="18"/>
        </w:rPr>
      </w:pPr>
      <w:r w:rsidRPr="004B6E8A">
        <w:rPr>
          <w:sz w:val="18"/>
          <w:szCs w:val="18"/>
          <w:lang w:val="en-US"/>
        </w:rPr>
        <w:t>BERRYMAN, Donna R... Augmented Reality: a review. </w:t>
      </w:r>
      <w:r w:rsidRPr="004B6E8A">
        <w:rPr>
          <w:b/>
          <w:bCs/>
          <w:sz w:val="18"/>
          <w:szCs w:val="18"/>
        </w:rPr>
        <w:t xml:space="preserve">Medical </w:t>
      </w:r>
      <w:proofErr w:type="spellStart"/>
      <w:r w:rsidRPr="004B6E8A">
        <w:rPr>
          <w:b/>
          <w:bCs/>
          <w:sz w:val="18"/>
          <w:szCs w:val="18"/>
        </w:rPr>
        <w:t>Reference</w:t>
      </w:r>
      <w:proofErr w:type="spellEnd"/>
      <w:r w:rsidRPr="004B6E8A">
        <w:rPr>
          <w:b/>
          <w:bCs/>
          <w:sz w:val="18"/>
          <w:szCs w:val="18"/>
        </w:rPr>
        <w:t xml:space="preserve"> Services </w:t>
      </w:r>
      <w:proofErr w:type="spellStart"/>
      <w:r w:rsidRPr="004B6E8A">
        <w:rPr>
          <w:b/>
          <w:bCs/>
          <w:sz w:val="18"/>
          <w:szCs w:val="18"/>
        </w:rPr>
        <w:t>Quarterly</w:t>
      </w:r>
      <w:proofErr w:type="spellEnd"/>
      <w:r w:rsidRPr="004B6E8A">
        <w:rPr>
          <w:sz w:val="18"/>
          <w:szCs w:val="18"/>
        </w:rPr>
        <w:t xml:space="preserve">, [S.L.], v. 31, n. 2, p. 212-218, abr. 2012. Informa UK </w:t>
      </w:r>
      <w:proofErr w:type="spellStart"/>
      <w:r w:rsidRPr="004B6E8A">
        <w:rPr>
          <w:sz w:val="18"/>
          <w:szCs w:val="18"/>
        </w:rPr>
        <w:t>Limited</w:t>
      </w:r>
      <w:proofErr w:type="spellEnd"/>
      <w:r w:rsidRPr="004B6E8A">
        <w:rPr>
          <w:sz w:val="18"/>
          <w:szCs w:val="18"/>
        </w:rPr>
        <w:t>. http://dx.doi.org/10.1080/02763869.2012.670604.</w:t>
      </w:r>
    </w:p>
    <w:p w14:paraId="17D6E120" w14:textId="77777777" w:rsidR="004B6E8A" w:rsidRPr="004B6E8A" w:rsidRDefault="004B6E8A" w:rsidP="004B6E8A">
      <w:pPr>
        <w:pStyle w:val="TF-REFERNCIASITEM"/>
        <w:rPr>
          <w:sz w:val="18"/>
          <w:szCs w:val="18"/>
          <w:lang w:val="en-US"/>
        </w:rPr>
      </w:pPr>
      <w:commentRangeStart w:id="478"/>
      <w:r w:rsidRPr="004B6E8A">
        <w:rPr>
          <w:sz w:val="18"/>
          <w:szCs w:val="18"/>
        </w:rPr>
        <w:t>CERRÓN</w:t>
      </w:r>
      <w:commentRangeEnd w:id="478"/>
      <w:r w:rsidR="00616DFE">
        <w:rPr>
          <w:rStyle w:val="Refdecomentrio"/>
        </w:rPr>
        <w:commentReference w:id="478"/>
      </w:r>
      <w:r w:rsidRPr="004B6E8A">
        <w:rPr>
          <w:sz w:val="18"/>
          <w:szCs w:val="18"/>
        </w:rPr>
        <w:t xml:space="preserve">, Fredy; VILLANUEVA, Ricardo; BARRIENTOS, Alfredo. </w:t>
      </w:r>
      <w:r w:rsidRPr="004B6E8A">
        <w:rPr>
          <w:sz w:val="18"/>
          <w:szCs w:val="18"/>
          <w:lang w:val="en-US"/>
        </w:rPr>
        <w:t xml:space="preserve">Multiplayer Chess Game Development Using Augmented Reality and 3D Models. 2023 11Th International Conference </w:t>
      </w:r>
      <w:proofErr w:type="gramStart"/>
      <w:r w:rsidRPr="004B6E8A">
        <w:rPr>
          <w:sz w:val="18"/>
          <w:szCs w:val="18"/>
          <w:lang w:val="en-US"/>
        </w:rPr>
        <w:t>On</w:t>
      </w:r>
      <w:proofErr w:type="gramEnd"/>
      <w:r w:rsidRPr="004B6E8A">
        <w:rPr>
          <w:sz w:val="18"/>
          <w:szCs w:val="18"/>
          <w:lang w:val="en-US"/>
        </w:rPr>
        <w:t xml:space="preserve"> Information And Education Technology (</w:t>
      </w:r>
      <w:proofErr w:type="spellStart"/>
      <w:r w:rsidRPr="004B6E8A">
        <w:rPr>
          <w:sz w:val="18"/>
          <w:szCs w:val="18"/>
          <w:lang w:val="en-US"/>
        </w:rPr>
        <w:t>Iciet</w:t>
      </w:r>
      <w:proofErr w:type="spellEnd"/>
      <w:r w:rsidRPr="004B6E8A">
        <w:rPr>
          <w:sz w:val="18"/>
          <w:szCs w:val="18"/>
          <w:lang w:val="en-US"/>
        </w:rPr>
        <w:t>), Lima, Perú, v. 1, n. 1, p. 562-566, 18 mar. 2023. IEEE. http://dx.doi.org/10.1109/iciet56899.2023.10111376.</w:t>
      </w:r>
    </w:p>
    <w:p w14:paraId="2987391B" w14:textId="77777777" w:rsidR="004B6E8A" w:rsidRPr="004B6E8A" w:rsidRDefault="004B6E8A" w:rsidP="004B6E8A">
      <w:pPr>
        <w:pStyle w:val="TF-REFERNCIASITEM"/>
        <w:rPr>
          <w:sz w:val="18"/>
          <w:szCs w:val="18"/>
          <w:lang w:val="en-US"/>
        </w:rPr>
      </w:pPr>
      <w:commentRangeStart w:id="479"/>
      <w:r w:rsidRPr="004B6E8A">
        <w:rPr>
          <w:sz w:val="18"/>
          <w:szCs w:val="18"/>
          <w:lang w:val="en-US"/>
        </w:rPr>
        <w:t>CHEN</w:t>
      </w:r>
      <w:commentRangeEnd w:id="479"/>
      <w:r w:rsidR="00616DFE">
        <w:rPr>
          <w:rStyle w:val="Refdecomentrio"/>
        </w:rPr>
        <w:commentReference w:id="479"/>
      </w:r>
      <w:r w:rsidRPr="004B6E8A">
        <w:rPr>
          <w:sz w:val="18"/>
          <w:szCs w:val="18"/>
          <w:lang w:val="en-US"/>
        </w:rPr>
        <w:t xml:space="preserve">, Yen-Fu; JANICKI, Sylvia. A Cognitive-Based Board Game </w:t>
      </w:r>
      <w:proofErr w:type="gramStart"/>
      <w:r w:rsidRPr="004B6E8A">
        <w:rPr>
          <w:sz w:val="18"/>
          <w:szCs w:val="18"/>
          <w:lang w:val="en-US"/>
        </w:rPr>
        <w:t>With</w:t>
      </w:r>
      <w:proofErr w:type="gramEnd"/>
      <w:r w:rsidRPr="004B6E8A">
        <w:rPr>
          <w:sz w:val="18"/>
          <w:szCs w:val="18"/>
          <w:lang w:val="en-US"/>
        </w:rPr>
        <w:t xml:space="preserve"> Augmented Reality for Older Adults: development and usability study. </w:t>
      </w:r>
      <w:r w:rsidRPr="004B6E8A">
        <w:rPr>
          <w:b/>
          <w:bCs/>
          <w:sz w:val="18"/>
          <w:szCs w:val="18"/>
          <w:lang w:val="en-US"/>
        </w:rPr>
        <w:t>Jmir Serious Games</w:t>
      </w:r>
      <w:r w:rsidRPr="004B6E8A">
        <w:rPr>
          <w:sz w:val="18"/>
          <w:szCs w:val="18"/>
          <w:lang w:val="en-US"/>
        </w:rPr>
        <w:t xml:space="preserve">, [S.L.], v. 8, n. 4, p. 1-15, 14 </w:t>
      </w:r>
      <w:proofErr w:type="spellStart"/>
      <w:r w:rsidRPr="004B6E8A">
        <w:rPr>
          <w:sz w:val="18"/>
          <w:szCs w:val="18"/>
          <w:lang w:val="en-US"/>
        </w:rPr>
        <w:t>dez</w:t>
      </w:r>
      <w:proofErr w:type="spellEnd"/>
      <w:r w:rsidRPr="004B6E8A">
        <w:rPr>
          <w:sz w:val="18"/>
          <w:szCs w:val="18"/>
          <w:lang w:val="en-US"/>
        </w:rPr>
        <w:t>. 2020. JMIR Publications Inc... http://dx.doi.org/10.2196/22007.</w:t>
      </w:r>
    </w:p>
    <w:p w14:paraId="43A6884A" w14:textId="77777777" w:rsidR="004B6E8A" w:rsidRPr="004B6E8A" w:rsidRDefault="004B6E8A" w:rsidP="004B6E8A">
      <w:pPr>
        <w:pStyle w:val="TF-REFERNCIASITEM"/>
        <w:rPr>
          <w:sz w:val="18"/>
          <w:szCs w:val="18"/>
          <w:lang w:val="en-US"/>
        </w:rPr>
      </w:pPr>
      <w:r w:rsidRPr="004B6E8A">
        <w:rPr>
          <w:sz w:val="18"/>
          <w:szCs w:val="18"/>
          <w:lang w:val="en-US"/>
        </w:rPr>
        <w:t xml:space="preserve">DERAKHSHANDI, Mohammad; KOLAHDOUZ-RAHIMI, </w:t>
      </w:r>
      <w:proofErr w:type="spellStart"/>
      <w:r w:rsidRPr="004B6E8A">
        <w:rPr>
          <w:sz w:val="18"/>
          <w:szCs w:val="18"/>
          <w:lang w:val="en-US"/>
        </w:rPr>
        <w:t>Shekoufeh</w:t>
      </w:r>
      <w:proofErr w:type="spellEnd"/>
      <w:r w:rsidRPr="004B6E8A">
        <w:rPr>
          <w:sz w:val="18"/>
          <w:szCs w:val="18"/>
          <w:lang w:val="en-US"/>
        </w:rPr>
        <w:t>; TROYA, Javier; LANO, Kevin. A model-driven framework for developing android-based classic multiplayer 2D board games. Automated Software Engineering, [S.L.], v. 28, n. 2, p. 1-57, 11 jun. 2021. Springer Science and Business Media LLC. http://dx.doi.org/10.1007/s10515-021-00282-1.</w:t>
      </w:r>
    </w:p>
    <w:p w14:paraId="66C763A9" w14:textId="77777777" w:rsidR="004B6E8A" w:rsidRPr="004B6E8A" w:rsidRDefault="004B6E8A" w:rsidP="004B6E8A">
      <w:pPr>
        <w:pStyle w:val="TF-REFERNCIASITEM"/>
        <w:rPr>
          <w:sz w:val="18"/>
          <w:szCs w:val="18"/>
          <w:lang w:val="en-US"/>
        </w:rPr>
      </w:pPr>
      <w:r w:rsidRPr="004B6E8A">
        <w:rPr>
          <w:sz w:val="18"/>
          <w:szCs w:val="18"/>
          <w:lang w:val="en-US"/>
        </w:rPr>
        <w:t xml:space="preserve">FIDE. Rating analytics: The number of rated chess players goes up, FIDE, 23 </w:t>
      </w:r>
      <w:proofErr w:type="spellStart"/>
      <w:r w:rsidRPr="004B6E8A">
        <w:rPr>
          <w:sz w:val="18"/>
          <w:szCs w:val="18"/>
          <w:lang w:val="en-US"/>
        </w:rPr>
        <w:t>dez</w:t>
      </w:r>
      <w:proofErr w:type="spellEnd"/>
      <w:r w:rsidRPr="004B6E8A">
        <w:rPr>
          <w:sz w:val="18"/>
          <w:szCs w:val="18"/>
          <w:lang w:val="en-US"/>
        </w:rPr>
        <w:t xml:space="preserve">. 2019, </w:t>
      </w:r>
      <w:proofErr w:type="spellStart"/>
      <w:r w:rsidRPr="004B6E8A">
        <w:rPr>
          <w:sz w:val="18"/>
          <w:szCs w:val="18"/>
          <w:lang w:val="en-US"/>
        </w:rPr>
        <w:t>Disponível</w:t>
      </w:r>
      <w:proofErr w:type="spellEnd"/>
      <w:r w:rsidRPr="004B6E8A">
        <w:rPr>
          <w:sz w:val="18"/>
          <w:szCs w:val="18"/>
          <w:lang w:val="en-US"/>
        </w:rPr>
        <w:t xml:space="preserve"> </w:t>
      </w:r>
      <w:proofErr w:type="spellStart"/>
      <w:r w:rsidRPr="004B6E8A">
        <w:rPr>
          <w:sz w:val="18"/>
          <w:szCs w:val="18"/>
          <w:lang w:val="en-US"/>
        </w:rPr>
        <w:t>em</w:t>
      </w:r>
      <w:proofErr w:type="spellEnd"/>
      <w:r w:rsidRPr="004B6E8A">
        <w:rPr>
          <w:sz w:val="18"/>
          <w:szCs w:val="18"/>
          <w:lang w:val="en-US"/>
        </w:rPr>
        <w:t xml:space="preserve">: https://www.fide.com/news/288. </w:t>
      </w:r>
      <w:proofErr w:type="spellStart"/>
      <w:r w:rsidRPr="004B6E8A">
        <w:rPr>
          <w:sz w:val="18"/>
          <w:szCs w:val="18"/>
          <w:lang w:val="en-US"/>
        </w:rPr>
        <w:t>Acessado</w:t>
      </w:r>
      <w:proofErr w:type="spellEnd"/>
      <w:r w:rsidRPr="004B6E8A">
        <w:rPr>
          <w:sz w:val="18"/>
          <w:szCs w:val="18"/>
          <w:lang w:val="en-US"/>
        </w:rPr>
        <w:t xml:space="preserve"> </w:t>
      </w:r>
      <w:proofErr w:type="spellStart"/>
      <w:r w:rsidRPr="004B6E8A">
        <w:rPr>
          <w:sz w:val="18"/>
          <w:szCs w:val="18"/>
          <w:lang w:val="en-US"/>
        </w:rPr>
        <w:t>em</w:t>
      </w:r>
      <w:proofErr w:type="spellEnd"/>
      <w:r w:rsidRPr="004B6E8A">
        <w:rPr>
          <w:sz w:val="18"/>
          <w:szCs w:val="18"/>
          <w:lang w:val="en-US"/>
        </w:rPr>
        <w:t xml:space="preserve"> 26 set. 2023.</w:t>
      </w:r>
    </w:p>
    <w:p w14:paraId="0A473000" w14:textId="77777777" w:rsidR="004B6E8A" w:rsidRPr="004B6E8A" w:rsidRDefault="004B6E8A" w:rsidP="004B6E8A">
      <w:pPr>
        <w:pStyle w:val="TF-REFERNCIASITEM"/>
        <w:rPr>
          <w:sz w:val="18"/>
          <w:szCs w:val="18"/>
          <w:lang w:val="en-US"/>
        </w:rPr>
      </w:pPr>
      <w:r w:rsidRPr="004B6E8A">
        <w:rPr>
          <w:sz w:val="18"/>
          <w:szCs w:val="18"/>
          <w:lang w:val="en-US"/>
        </w:rPr>
        <w:t>GARZÓN, Juan. An Overview of Twenty-Five Years of Augmented Reality in Education. </w:t>
      </w:r>
      <w:r w:rsidRPr="004B6E8A">
        <w:rPr>
          <w:b/>
          <w:bCs/>
          <w:sz w:val="18"/>
          <w:szCs w:val="18"/>
          <w:lang w:val="en-US"/>
        </w:rPr>
        <w:t xml:space="preserve">Multimodal Technologies </w:t>
      </w:r>
      <w:proofErr w:type="gramStart"/>
      <w:r w:rsidRPr="004B6E8A">
        <w:rPr>
          <w:b/>
          <w:bCs/>
          <w:sz w:val="18"/>
          <w:szCs w:val="18"/>
          <w:lang w:val="en-US"/>
        </w:rPr>
        <w:t>And</w:t>
      </w:r>
      <w:proofErr w:type="gramEnd"/>
      <w:r w:rsidRPr="004B6E8A">
        <w:rPr>
          <w:b/>
          <w:bCs/>
          <w:sz w:val="18"/>
          <w:szCs w:val="18"/>
          <w:lang w:val="en-US"/>
        </w:rPr>
        <w:t xml:space="preserve"> Interaction</w:t>
      </w:r>
      <w:r w:rsidRPr="004B6E8A">
        <w:rPr>
          <w:sz w:val="18"/>
          <w:szCs w:val="18"/>
          <w:lang w:val="en-US"/>
        </w:rPr>
        <w:t xml:space="preserve">, [S.L.], v. 5, n. 7, p. 5-37, 8 </w:t>
      </w:r>
      <w:proofErr w:type="spellStart"/>
      <w:r w:rsidRPr="004B6E8A">
        <w:rPr>
          <w:sz w:val="18"/>
          <w:szCs w:val="18"/>
          <w:lang w:val="en-US"/>
        </w:rPr>
        <w:t>jul.</w:t>
      </w:r>
      <w:proofErr w:type="spellEnd"/>
      <w:r w:rsidRPr="004B6E8A">
        <w:rPr>
          <w:sz w:val="18"/>
          <w:szCs w:val="18"/>
          <w:lang w:val="en-US"/>
        </w:rPr>
        <w:t xml:space="preserve"> 2021. MDPI AG. http://dx.doi.org/10.3390/mti5070037.</w:t>
      </w:r>
    </w:p>
    <w:p w14:paraId="68092F2A" w14:textId="77777777" w:rsidR="004B6E8A" w:rsidRPr="004B6E8A" w:rsidRDefault="004B6E8A" w:rsidP="004B6E8A">
      <w:pPr>
        <w:pStyle w:val="TF-REFERNCIASITEM"/>
        <w:rPr>
          <w:sz w:val="18"/>
          <w:szCs w:val="18"/>
          <w:lang w:val="en-US"/>
        </w:rPr>
      </w:pPr>
      <w:r w:rsidRPr="004B6E8A">
        <w:rPr>
          <w:sz w:val="18"/>
          <w:szCs w:val="18"/>
          <w:lang w:val="en-US"/>
        </w:rPr>
        <w:t>HUANG, Hsiu-Mei; HUANG, Tien-Chi; CHENG, Ching-Yu. Reality matters? exploring a tangible user interface for augmented-reality-based fire education. </w:t>
      </w:r>
      <w:r w:rsidRPr="004B6E8A">
        <w:rPr>
          <w:b/>
          <w:bCs/>
          <w:sz w:val="18"/>
          <w:szCs w:val="18"/>
          <w:lang w:val="en-US"/>
        </w:rPr>
        <w:t xml:space="preserve">Universal Access </w:t>
      </w:r>
      <w:proofErr w:type="gramStart"/>
      <w:r w:rsidRPr="004B6E8A">
        <w:rPr>
          <w:b/>
          <w:bCs/>
          <w:sz w:val="18"/>
          <w:szCs w:val="18"/>
          <w:lang w:val="en-US"/>
        </w:rPr>
        <w:t>In</w:t>
      </w:r>
      <w:proofErr w:type="gramEnd"/>
      <w:r w:rsidRPr="004B6E8A">
        <w:rPr>
          <w:b/>
          <w:bCs/>
          <w:sz w:val="18"/>
          <w:szCs w:val="18"/>
          <w:lang w:val="en-US"/>
        </w:rPr>
        <w:t xml:space="preserve"> The Information Society</w:t>
      </w:r>
      <w:r w:rsidRPr="004B6E8A">
        <w:rPr>
          <w:sz w:val="18"/>
          <w:szCs w:val="18"/>
          <w:lang w:val="en-US"/>
        </w:rPr>
        <w:t>, [S.L.], v. 21, n. 4, p. 927-939, 17 abr. 2021. Springer Science and Business Media LLC. http://dx.doi.org/10.1007/s10209-021-00808-0.</w:t>
      </w:r>
    </w:p>
    <w:p w14:paraId="43633CD1" w14:textId="77777777" w:rsidR="004B6E8A" w:rsidRPr="004B6E8A" w:rsidRDefault="004B6E8A" w:rsidP="004B6E8A">
      <w:pPr>
        <w:pStyle w:val="TF-REFERNCIASITEM"/>
        <w:rPr>
          <w:sz w:val="18"/>
          <w:szCs w:val="18"/>
          <w:lang w:val="en-US"/>
        </w:rPr>
      </w:pPr>
      <w:commentRangeStart w:id="480"/>
      <w:r w:rsidRPr="004B6E8A">
        <w:rPr>
          <w:sz w:val="18"/>
          <w:szCs w:val="18"/>
          <w:lang w:val="en-US"/>
        </w:rPr>
        <w:t>KRESTANOVA</w:t>
      </w:r>
      <w:commentRangeEnd w:id="480"/>
      <w:r w:rsidR="00AC3C1B">
        <w:rPr>
          <w:rStyle w:val="Refdecomentrio"/>
        </w:rPr>
        <w:commentReference w:id="480"/>
      </w:r>
      <w:r w:rsidRPr="004B6E8A">
        <w:rPr>
          <w:sz w:val="18"/>
          <w:szCs w:val="18"/>
          <w:lang w:val="en-US"/>
        </w:rPr>
        <w:t>, Alice; CERNY, Martin; AUGUSTYNEK, Martin. Review: development and technical design of tangible user interfaces in wide-field areas of application. </w:t>
      </w:r>
      <w:r w:rsidRPr="004B6E8A">
        <w:rPr>
          <w:b/>
          <w:bCs/>
          <w:sz w:val="18"/>
          <w:szCs w:val="18"/>
          <w:lang w:val="en-US"/>
        </w:rPr>
        <w:t>Sensors</w:t>
      </w:r>
      <w:r w:rsidRPr="004B6E8A">
        <w:rPr>
          <w:sz w:val="18"/>
          <w:szCs w:val="18"/>
          <w:lang w:val="en-US"/>
        </w:rPr>
        <w:t>, [S.L.], v. 21, n. 13, p. 4258, 22 jun. 2021. MDPI AG. http://dx.doi.org/10.3390/s21134258.</w:t>
      </w:r>
    </w:p>
    <w:p w14:paraId="5121009B" w14:textId="77777777" w:rsidR="004B6E8A" w:rsidRPr="004B6E8A" w:rsidRDefault="004B6E8A" w:rsidP="004B6E8A">
      <w:pPr>
        <w:pStyle w:val="TF-REFERNCIASITEM"/>
        <w:rPr>
          <w:sz w:val="18"/>
          <w:szCs w:val="18"/>
          <w:lang w:val="en-US"/>
        </w:rPr>
      </w:pPr>
      <w:r w:rsidRPr="004B6E8A">
        <w:rPr>
          <w:sz w:val="18"/>
          <w:szCs w:val="18"/>
        </w:rPr>
        <w:t xml:space="preserve">NANU, </w:t>
      </w:r>
      <w:proofErr w:type="spellStart"/>
      <w:r w:rsidRPr="004B6E8A">
        <w:rPr>
          <w:sz w:val="18"/>
          <w:szCs w:val="18"/>
        </w:rPr>
        <w:t>Costica</w:t>
      </w:r>
      <w:proofErr w:type="spellEnd"/>
      <w:r w:rsidRPr="004B6E8A">
        <w:rPr>
          <w:sz w:val="18"/>
          <w:szCs w:val="18"/>
        </w:rPr>
        <w:t xml:space="preserve"> </w:t>
      </w:r>
      <w:proofErr w:type="spellStart"/>
      <w:r w:rsidRPr="004B6E8A">
        <w:rPr>
          <w:sz w:val="18"/>
          <w:szCs w:val="18"/>
        </w:rPr>
        <w:t>Ciprian</w:t>
      </w:r>
      <w:proofErr w:type="spellEnd"/>
      <w:r w:rsidRPr="004B6E8A">
        <w:rPr>
          <w:sz w:val="18"/>
          <w:szCs w:val="18"/>
        </w:rPr>
        <w:t xml:space="preserve">; COMAN, </w:t>
      </w:r>
      <w:proofErr w:type="spellStart"/>
      <w:r w:rsidRPr="004B6E8A">
        <w:rPr>
          <w:sz w:val="18"/>
          <w:szCs w:val="18"/>
        </w:rPr>
        <w:t>Claudiu</w:t>
      </w:r>
      <w:proofErr w:type="spellEnd"/>
      <w:r w:rsidRPr="004B6E8A">
        <w:rPr>
          <w:sz w:val="18"/>
          <w:szCs w:val="18"/>
        </w:rPr>
        <w:t xml:space="preserve">; BULARCA, Maria Cristina; MESESAN-SCHMITZ, Luiza; GOTEA, </w:t>
      </w:r>
      <w:proofErr w:type="spellStart"/>
      <w:r w:rsidRPr="004B6E8A">
        <w:rPr>
          <w:sz w:val="18"/>
          <w:szCs w:val="18"/>
        </w:rPr>
        <w:t>Mihaela</w:t>
      </w:r>
      <w:proofErr w:type="spellEnd"/>
      <w:r w:rsidRPr="004B6E8A">
        <w:rPr>
          <w:sz w:val="18"/>
          <w:szCs w:val="18"/>
        </w:rPr>
        <w:t xml:space="preserve">; ATUDOREI, </w:t>
      </w:r>
      <w:proofErr w:type="spellStart"/>
      <w:r w:rsidRPr="004B6E8A">
        <w:rPr>
          <w:sz w:val="18"/>
          <w:szCs w:val="18"/>
        </w:rPr>
        <w:t>Ioana</w:t>
      </w:r>
      <w:proofErr w:type="spellEnd"/>
      <w:r w:rsidRPr="004B6E8A">
        <w:rPr>
          <w:sz w:val="18"/>
          <w:szCs w:val="18"/>
        </w:rPr>
        <w:t xml:space="preserve">; TURCU, </w:t>
      </w:r>
      <w:proofErr w:type="spellStart"/>
      <w:r w:rsidRPr="004B6E8A">
        <w:rPr>
          <w:sz w:val="18"/>
          <w:szCs w:val="18"/>
        </w:rPr>
        <w:t>Ioan</w:t>
      </w:r>
      <w:proofErr w:type="spellEnd"/>
      <w:r w:rsidRPr="004B6E8A">
        <w:rPr>
          <w:sz w:val="18"/>
          <w:szCs w:val="18"/>
        </w:rPr>
        <w:t xml:space="preserve">; NEGRILA, Ion. </w:t>
      </w:r>
      <w:r w:rsidRPr="004B6E8A">
        <w:rPr>
          <w:sz w:val="18"/>
          <w:szCs w:val="18"/>
          <w:lang w:val="en-US"/>
        </w:rPr>
        <w:t>The role of chess in the development of children-parents’ perspectives. Frontiers In Psychology, [S.L.], v. 14, n. 1, p. 138-144, 26 jun. 2023. Frontiers Media SA. http://dx.doi.org/10.3389/fpsyg.2023.1210917</w:t>
      </w:r>
    </w:p>
    <w:p w14:paraId="7A211C9C" w14:textId="77777777" w:rsidR="004B6E8A" w:rsidRPr="004B6E8A" w:rsidRDefault="004B6E8A" w:rsidP="004B6E8A">
      <w:pPr>
        <w:pStyle w:val="TF-REFERNCIASITEM"/>
        <w:rPr>
          <w:sz w:val="18"/>
          <w:szCs w:val="18"/>
          <w:lang w:val="en-US"/>
        </w:rPr>
      </w:pPr>
      <w:commentRangeStart w:id="481"/>
      <w:r w:rsidRPr="004B6E8A">
        <w:rPr>
          <w:sz w:val="18"/>
          <w:szCs w:val="18"/>
          <w:lang w:val="en-US"/>
        </w:rPr>
        <w:t>RIZOV</w:t>
      </w:r>
      <w:commentRangeEnd w:id="481"/>
      <w:r w:rsidR="00AC3C1B">
        <w:rPr>
          <w:rStyle w:val="Refdecomentrio"/>
        </w:rPr>
        <w:commentReference w:id="481"/>
      </w:r>
      <w:r w:rsidRPr="004B6E8A">
        <w:rPr>
          <w:sz w:val="18"/>
          <w:szCs w:val="18"/>
          <w:lang w:val="en-US"/>
        </w:rPr>
        <w:t xml:space="preserve">, </w:t>
      </w:r>
      <w:proofErr w:type="spellStart"/>
      <w:r w:rsidRPr="004B6E8A">
        <w:rPr>
          <w:sz w:val="18"/>
          <w:szCs w:val="18"/>
          <w:lang w:val="en-US"/>
        </w:rPr>
        <w:t>Tashko</w:t>
      </w:r>
      <w:proofErr w:type="spellEnd"/>
      <w:r w:rsidRPr="004B6E8A">
        <w:rPr>
          <w:sz w:val="18"/>
          <w:szCs w:val="18"/>
          <w:lang w:val="en-US"/>
        </w:rPr>
        <w:t xml:space="preserve">; DJOKIC, Jelena; TASEVSKI, Milan. Design of a board game with augmented reality. </w:t>
      </w:r>
      <w:proofErr w:type="spellStart"/>
      <w:r w:rsidRPr="004B6E8A">
        <w:rPr>
          <w:sz w:val="18"/>
          <w:szCs w:val="18"/>
          <w:lang w:val="en-US"/>
        </w:rPr>
        <w:t>Fme</w:t>
      </w:r>
      <w:proofErr w:type="spellEnd"/>
      <w:r w:rsidRPr="004B6E8A">
        <w:rPr>
          <w:sz w:val="18"/>
          <w:szCs w:val="18"/>
          <w:lang w:val="en-US"/>
        </w:rPr>
        <w:t xml:space="preserve"> Transactions, [S.L.], v. 47, n. 2, p. 253-257, 2019. Centre for Evaluation in Education and Science (CEON/CEES). http://dx.doi.org/10.5937/fmet1902253r.</w:t>
      </w:r>
    </w:p>
    <w:p w14:paraId="635398DC" w14:textId="77777777" w:rsidR="004B6E8A" w:rsidRPr="004B6E8A" w:rsidRDefault="004B6E8A" w:rsidP="004B6E8A">
      <w:pPr>
        <w:pStyle w:val="TF-REFERNCIASITEM"/>
        <w:rPr>
          <w:sz w:val="18"/>
          <w:szCs w:val="18"/>
          <w:lang w:val="en-US"/>
        </w:rPr>
      </w:pPr>
      <w:proofErr w:type="spellStart"/>
      <w:r w:rsidRPr="004B6E8A">
        <w:rPr>
          <w:sz w:val="18"/>
          <w:szCs w:val="18"/>
        </w:rPr>
        <w:t>RODIć</w:t>
      </w:r>
      <w:proofErr w:type="spellEnd"/>
      <w:r w:rsidRPr="004B6E8A">
        <w:rPr>
          <w:sz w:val="18"/>
          <w:szCs w:val="18"/>
        </w:rPr>
        <w:t xml:space="preserve">, Lea </w:t>
      </w:r>
      <w:proofErr w:type="spellStart"/>
      <w:r w:rsidRPr="004B6E8A">
        <w:rPr>
          <w:sz w:val="18"/>
          <w:szCs w:val="18"/>
        </w:rPr>
        <w:t>Dujić</w:t>
      </w:r>
      <w:proofErr w:type="spellEnd"/>
      <w:r w:rsidRPr="004B6E8A">
        <w:rPr>
          <w:sz w:val="18"/>
          <w:szCs w:val="18"/>
        </w:rPr>
        <w:t xml:space="preserve">; </w:t>
      </w:r>
      <w:proofErr w:type="spellStart"/>
      <w:r w:rsidRPr="004B6E8A">
        <w:rPr>
          <w:sz w:val="18"/>
          <w:szCs w:val="18"/>
        </w:rPr>
        <w:t>GRANIć</w:t>
      </w:r>
      <w:proofErr w:type="spellEnd"/>
      <w:r w:rsidRPr="004B6E8A">
        <w:rPr>
          <w:sz w:val="18"/>
          <w:szCs w:val="18"/>
        </w:rPr>
        <w:t xml:space="preserve">, </w:t>
      </w:r>
      <w:proofErr w:type="spellStart"/>
      <w:r w:rsidRPr="004B6E8A">
        <w:rPr>
          <w:sz w:val="18"/>
          <w:szCs w:val="18"/>
        </w:rPr>
        <w:t>Andrina</w:t>
      </w:r>
      <w:proofErr w:type="spellEnd"/>
      <w:r w:rsidRPr="004B6E8A">
        <w:rPr>
          <w:sz w:val="18"/>
          <w:szCs w:val="18"/>
        </w:rPr>
        <w:t xml:space="preserve">. </w:t>
      </w:r>
      <w:r w:rsidRPr="004B6E8A">
        <w:rPr>
          <w:sz w:val="18"/>
          <w:szCs w:val="18"/>
          <w:lang w:val="en-US"/>
        </w:rPr>
        <w:t xml:space="preserve">Tangible interfaces in early years’ education: a systematic review. Personal And Ubiquitous Computing, [S.L.], v. 26, n. 1, p. 39-77, 23 </w:t>
      </w:r>
      <w:proofErr w:type="spellStart"/>
      <w:r w:rsidRPr="004B6E8A">
        <w:rPr>
          <w:sz w:val="18"/>
          <w:szCs w:val="18"/>
          <w:lang w:val="en-US"/>
        </w:rPr>
        <w:t>maio</w:t>
      </w:r>
      <w:proofErr w:type="spellEnd"/>
      <w:r w:rsidRPr="004B6E8A">
        <w:rPr>
          <w:sz w:val="18"/>
          <w:szCs w:val="18"/>
          <w:lang w:val="en-US"/>
        </w:rPr>
        <w:t xml:space="preserve"> 2021. Springer Science and Business Media LLC. http://dx.doi.org/10.1007/s00779-021-01556-x.</w:t>
      </w:r>
    </w:p>
    <w:p w14:paraId="191C2A6F" w14:textId="77777777" w:rsidR="004B6E8A" w:rsidRPr="004B6E8A" w:rsidRDefault="004B6E8A" w:rsidP="004B6E8A">
      <w:pPr>
        <w:pStyle w:val="TF-REFERNCIASITEM"/>
        <w:rPr>
          <w:sz w:val="18"/>
          <w:szCs w:val="18"/>
        </w:rPr>
      </w:pPr>
      <w:r w:rsidRPr="004B6E8A">
        <w:rPr>
          <w:sz w:val="18"/>
          <w:szCs w:val="18"/>
        </w:rPr>
        <w:t xml:space="preserve">SILVA, Danilo </w:t>
      </w:r>
      <w:proofErr w:type="spellStart"/>
      <w:r w:rsidRPr="004B6E8A">
        <w:rPr>
          <w:sz w:val="18"/>
          <w:szCs w:val="18"/>
        </w:rPr>
        <w:t>Lazarte</w:t>
      </w:r>
      <w:proofErr w:type="spellEnd"/>
      <w:r w:rsidRPr="004B6E8A">
        <w:rPr>
          <w:sz w:val="18"/>
          <w:szCs w:val="18"/>
        </w:rPr>
        <w:t xml:space="preserve">. Xadrez na educação física escolar: da especificidade à interdisciplinaridade. 2023. 47 f. Trabalho de Conclusão de Curso (Licenciatura em Educação Física) - Faculdade de Educação Física e Dança, Universidade Federal de </w:t>
      </w:r>
      <w:proofErr w:type="spellStart"/>
      <w:proofErr w:type="gramStart"/>
      <w:r w:rsidRPr="004B6E8A">
        <w:rPr>
          <w:sz w:val="18"/>
          <w:szCs w:val="18"/>
        </w:rPr>
        <w:t>Goiás,Goiânia</w:t>
      </w:r>
      <w:proofErr w:type="spellEnd"/>
      <w:proofErr w:type="gramEnd"/>
      <w:r w:rsidRPr="004B6E8A">
        <w:rPr>
          <w:sz w:val="18"/>
          <w:szCs w:val="18"/>
        </w:rPr>
        <w:t>, 2023.</w:t>
      </w:r>
    </w:p>
    <w:p w14:paraId="68949720" w14:textId="77777777" w:rsidR="004B6E8A" w:rsidRPr="004B6E8A" w:rsidRDefault="004B6E8A" w:rsidP="004B6E8A">
      <w:pPr>
        <w:pStyle w:val="TF-REFERNCIASITEM"/>
        <w:rPr>
          <w:sz w:val="18"/>
          <w:szCs w:val="18"/>
          <w:lang w:val="en-US"/>
        </w:rPr>
      </w:pPr>
      <w:commentRangeStart w:id="482"/>
      <w:r w:rsidRPr="004B6E8A">
        <w:rPr>
          <w:sz w:val="18"/>
          <w:szCs w:val="18"/>
        </w:rPr>
        <w:t>URRUTIA</w:t>
      </w:r>
      <w:commentRangeEnd w:id="482"/>
      <w:r w:rsidR="00AC3C1B">
        <w:rPr>
          <w:rStyle w:val="Refdecomentrio"/>
        </w:rPr>
        <w:commentReference w:id="482"/>
      </w:r>
      <w:r w:rsidRPr="004B6E8A">
        <w:rPr>
          <w:sz w:val="18"/>
          <w:szCs w:val="18"/>
        </w:rPr>
        <w:t xml:space="preserve">, Francisco Javier Zamorano; LOYOLA, Catalina Cortés; MARÍN, Mauricio Herrera. </w:t>
      </w:r>
      <w:r w:rsidRPr="004B6E8A">
        <w:rPr>
          <w:sz w:val="18"/>
          <w:szCs w:val="18"/>
          <w:lang w:val="en-US"/>
        </w:rPr>
        <w:t xml:space="preserve">A Tangible User Interface to Facilitate Learning of Trigonometry. International Journal </w:t>
      </w:r>
      <w:proofErr w:type="gramStart"/>
      <w:r w:rsidRPr="004B6E8A">
        <w:rPr>
          <w:sz w:val="18"/>
          <w:szCs w:val="18"/>
          <w:lang w:val="en-US"/>
        </w:rPr>
        <w:t>Of</w:t>
      </w:r>
      <w:proofErr w:type="gramEnd"/>
      <w:r w:rsidRPr="004B6E8A">
        <w:rPr>
          <w:sz w:val="18"/>
          <w:szCs w:val="18"/>
          <w:lang w:val="en-US"/>
        </w:rPr>
        <w:t xml:space="preserve"> Emerging Technologies In Learning (</w:t>
      </w:r>
      <w:proofErr w:type="spellStart"/>
      <w:r w:rsidRPr="004B6E8A">
        <w:rPr>
          <w:sz w:val="18"/>
          <w:szCs w:val="18"/>
          <w:lang w:val="en-US"/>
        </w:rPr>
        <w:t>Ijet</w:t>
      </w:r>
      <w:proofErr w:type="spellEnd"/>
      <w:r w:rsidRPr="004B6E8A">
        <w:rPr>
          <w:sz w:val="18"/>
          <w:szCs w:val="18"/>
          <w:lang w:val="en-US"/>
        </w:rPr>
        <w:t xml:space="preserve">), [S.L.], v. 14, n. 23, p. 152, 6 </w:t>
      </w:r>
      <w:proofErr w:type="spellStart"/>
      <w:r w:rsidRPr="004B6E8A">
        <w:rPr>
          <w:sz w:val="18"/>
          <w:szCs w:val="18"/>
          <w:lang w:val="en-US"/>
        </w:rPr>
        <w:t>dez</w:t>
      </w:r>
      <w:proofErr w:type="spellEnd"/>
      <w:r w:rsidRPr="004B6E8A">
        <w:rPr>
          <w:sz w:val="18"/>
          <w:szCs w:val="18"/>
          <w:lang w:val="en-US"/>
        </w:rPr>
        <w:t>. 2019. International Association of Online Engineering (IAOE). http://dx.doi.org/10.3991/ijet.v14i23.11433.</w:t>
      </w:r>
    </w:p>
    <w:p w14:paraId="6EA57D1E" w14:textId="77777777" w:rsidR="004B6E8A" w:rsidRDefault="004B6E8A" w:rsidP="004B6E8A">
      <w:pPr>
        <w:pStyle w:val="TF-REFERNCIASITEM"/>
      </w:pPr>
      <w:commentRangeStart w:id="483"/>
      <w:r w:rsidRPr="00442B67">
        <w:rPr>
          <w:lang w:val="en-US"/>
        </w:rPr>
        <w:t>YUSOF</w:t>
      </w:r>
      <w:commentRangeEnd w:id="483"/>
      <w:r w:rsidR="00AC3C1B">
        <w:rPr>
          <w:rStyle w:val="Refdecomentrio"/>
        </w:rPr>
        <w:commentReference w:id="483"/>
      </w:r>
      <w:r w:rsidRPr="00442B67">
        <w:rPr>
          <w:lang w:val="en-US"/>
        </w:rPr>
        <w:t xml:space="preserve">, </w:t>
      </w:r>
      <w:proofErr w:type="spellStart"/>
      <w:r w:rsidRPr="00442B67">
        <w:rPr>
          <w:lang w:val="en-US"/>
        </w:rPr>
        <w:t>Cik</w:t>
      </w:r>
      <w:proofErr w:type="spellEnd"/>
      <w:r w:rsidRPr="00442B67">
        <w:rPr>
          <w:lang w:val="en-US"/>
        </w:rPr>
        <w:t xml:space="preserve"> </w:t>
      </w:r>
      <w:proofErr w:type="spellStart"/>
      <w:r w:rsidRPr="00442B67">
        <w:rPr>
          <w:lang w:val="en-US"/>
        </w:rPr>
        <w:t>Suhaimi</w:t>
      </w:r>
      <w:proofErr w:type="spellEnd"/>
      <w:r w:rsidRPr="00442B67">
        <w:rPr>
          <w:lang w:val="en-US"/>
        </w:rPr>
        <w:t xml:space="preserve">; LOW, Tian Sheng; ISMAIL, </w:t>
      </w:r>
      <w:proofErr w:type="spellStart"/>
      <w:r w:rsidRPr="00442B67">
        <w:rPr>
          <w:lang w:val="en-US"/>
        </w:rPr>
        <w:t>Ajune</w:t>
      </w:r>
      <w:proofErr w:type="spellEnd"/>
      <w:r w:rsidRPr="00442B67">
        <w:rPr>
          <w:lang w:val="en-US"/>
        </w:rPr>
        <w:t xml:space="preserve"> </w:t>
      </w:r>
      <w:proofErr w:type="spellStart"/>
      <w:r w:rsidRPr="00442B67">
        <w:rPr>
          <w:lang w:val="en-US"/>
        </w:rPr>
        <w:t>Wanis</w:t>
      </w:r>
      <w:proofErr w:type="spellEnd"/>
      <w:r w:rsidRPr="00442B67">
        <w:rPr>
          <w:lang w:val="en-US"/>
        </w:rPr>
        <w:t xml:space="preserve">; SUNAR, Mohd </w:t>
      </w:r>
      <w:proofErr w:type="spellStart"/>
      <w:r w:rsidRPr="00442B67">
        <w:rPr>
          <w:lang w:val="en-US"/>
        </w:rPr>
        <w:t>Shahrizal</w:t>
      </w:r>
      <w:proofErr w:type="spellEnd"/>
      <w:r w:rsidRPr="00442B67">
        <w:rPr>
          <w:lang w:val="en-US"/>
        </w:rPr>
        <w:t xml:space="preserve">. Collaborative Augmented Reality for Chess Game in Handheld Devices. 2019 </w:t>
      </w:r>
      <w:proofErr w:type="spellStart"/>
      <w:r w:rsidRPr="00442B67">
        <w:rPr>
          <w:lang w:val="en-US"/>
        </w:rPr>
        <w:t>Ieee</w:t>
      </w:r>
      <w:proofErr w:type="spellEnd"/>
      <w:r w:rsidRPr="00442B67">
        <w:rPr>
          <w:lang w:val="en-US"/>
        </w:rPr>
        <w:t xml:space="preserve"> Conference </w:t>
      </w:r>
      <w:proofErr w:type="gramStart"/>
      <w:r w:rsidRPr="00442B67">
        <w:rPr>
          <w:lang w:val="en-US"/>
        </w:rPr>
        <w:t>On</w:t>
      </w:r>
      <w:proofErr w:type="gramEnd"/>
      <w:r w:rsidRPr="00442B67">
        <w:rPr>
          <w:lang w:val="en-US"/>
        </w:rPr>
        <w:t xml:space="preserve"> Graphics And Media (Game), [S.L.], p. 32-37, </w:t>
      </w:r>
      <w:proofErr w:type="spellStart"/>
      <w:r w:rsidRPr="00442B67">
        <w:rPr>
          <w:lang w:val="en-US"/>
        </w:rPr>
        <w:t>nov.</w:t>
      </w:r>
      <w:proofErr w:type="spellEnd"/>
      <w:r w:rsidRPr="00442B67">
        <w:rPr>
          <w:lang w:val="en-US"/>
        </w:rPr>
        <w:t xml:space="preserve"> 2019. </w:t>
      </w:r>
      <w:r w:rsidRPr="00CD26F1">
        <w:t>IEEE. http://dx.doi.org/10.1109/game47560.2019.8980979.</w:t>
      </w:r>
    </w:p>
    <w:p w14:paraId="16181CCA" w14:textId="1D9B6CB1" w:rsidR="005862B6" w:rsidRDefault="005862B6" w:rsidP="004B6E8A">
      <w:pPr>
        <w:pStyle w:val="Ttulo1"/>
        <w:numPr>
          <w:ilvl w:val="0"/>
          <w:numId w:val="0"/>
        </w:numPr>
      </w:pPr>
    </w:p>
    <w:sectPr w:rsidR="005862B6" w:rsidSect="004F628A">
      <w:footerReference w:type="default" r:id="rId22"/>
      <w:footerReference w:type="first" r:id="rId23"/>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4-06-25T10:24:00Z" w:initials="DS">
    <w:p w14:paraId="58EDC8EA" w14:textId="77777777" w:rsidR="002D1ED2" w:rsidRDefault="002D1ED2" w:rsidP="002D1ED2">
      <w:r>
        <w:rPr>
          <w:rStyle w:val="Refdecomentrio"/>
        </w:rPr>
        <w:annotationRef/>
      </w:r>
      <w:r>
        <w:rPr>
          <w:color w:val="000000"/>
          <w:sz w:val="20"/>
          <w:szCs w:val="20"/>
        </w:rPr>
        <w:t>Arrumar ...</w:t>
      </w:r>
    </w:p>
  </w:comment>
  <w:comment w:id="1" w:author="Dalton Solano dos Reis" w:date="2024-06-25T10:25:00Z" w:initials="DS">
    <w:p w14:paraId="4B596722" w14:textId="77777777" w:rsidR="002D1ED2" w:rsidRDefault="002D1ED2" w:rsidP="002D1ED2">
      <w:r>
        <w:rPr>
          <w:rStyle w:val="Refdecomentrio"/>
        </w:rPr>
        <w:annotationRef/>
      </w:r>
      <w:r>
        <w:rPr>
          <w:color w:val="000000"/>
          <w:sz w:val="20"/>
          <w:szCs w:val="20"/>
        </w:rPr>
        <w:t>Palavra repetida na mesma frase.</w:t>
      </w:r>
    </w:p>
  </w:comment>
  <w:comment w:id="7" w:author="Dalton Solano dos Reis" w:date="2024-06-25T10:26:00Z" w:initials="DS">
    <w:p w14:paraId="5E3E6E78" w14:textId="77777777" w:rsidR="002D1ED2" w:rsidRDefault="002D1ED2" w:rsidP="002D1ED2">
      <w:pPr>
        <w:rPr>
          <w:sz w:val="20"/>
          <w:szCs w:val="20"/>
        </w:rPr>
      </w:pPr>
      <w:r>
        <w:rPr>
          <w:rStyle w:val="Refdecomentrio"/>
        </w:rPr>
        <w:annotationRef/>
      </w:r>
    </w:p>
    <w:p w14:paraId="17DC76EE" w14:textId="77777777" w:rsidR="002D1ED2" w:rsidRDefault="002D1ED2" w:rsidP="002D1ED2">
      <w:r>
        <w:rPr>
          <w:color w:val="000000"/>
          <w:sz w:val="20"/>
          <w:szCs w:val="20"/>
        </w:rPr>
        <w:t>Afirmação “forte”.</w:t>
      </w:r>
    </w:p>
  </w:comment>
  <w:comment w:id="26" w:author="Dalton Solano dos Reis" w:date="2024-06-25T10:31:00Z" w:initials="DS">
    <w:p w14:paraId="20DD2CEF" w14:textId="77777777" w:rsidR="002D1ED2" w:rsidRDefault="002D1ED2" w:rsidP="002D1ED2">
      <w:r>
        <w:rPr>
          <w:rStyle w:val="Refdecomentrio"/>
        </w:rPr>
        <w:annotationRef/>
      </w:r>
      <w:r>
        <w:rPr>
          <w:color w:val="000000"/>
          <w:sz w:val="20"/>
          <w:szCs w:val="20"/>
        </w:rPr>
        <w:t>Faltou os objetivos específicos.</w:t>
      </w:r>
    </w:p>
  </w:comment>
  <w:comment w:id="28" w:author="Dalton Solano dos Reis" w:date="2024-06-25T10:31:00Z" w:initials="DS">
    <w:p w14:paraId="50A251D8" w14:textId="2B96D181" w:rsidR="002D1ED2" w:rsidRDefault="002D1ED2" w:rsidP="002D1ED2">
      <w:r>
        <w:rPr>
          <w:rStyle w:val="Refdecomentrio"/>
        </w:rPr>
        <w:annotationRef/>
      </w:r>
      <w:r>
        <w:rPr>
          <w:color w:val="000000"/>
          <w:sz w:val="20"/>
          <w:szCs w:val="20"/>
        </w:rPr>
        <w:t>Remover.</w:t>
      </w:r>
    </w:p>
  </w:comment>
  <w:comment w:id="47" w:author="Dalton Solano dos Reis" w:date="2024-06-25T10:37:00Z" w:initials="DS">
    <w:p w14:paraId="34B71FDD" w14:textId="77777777" w:rsidR="00E84E05" w:rsidRDefault="00E84E05" w:rsidP="00E84E05">
      <w:r>
        <w:rPr>
          <w:rStyle w:val="Refdecomentrio"/>
        </w:rPr>
        <w:annotationRef/>
      </w:r>
      <w:r>
        <w:rPr>
          <w:color w:val="000000"/>
          <w:sz w:val="20"/>
          <w:szCs w:val="20"/>
        </w:rPr>
        <w:t>Impessoal.</w:t>
      </w:r>
    </w:p>
  </w:comment>
  <w:comment w:id="138" w:author="Dalton Solano dos Reis" w:date="2024-06-25T10:53:00Z" w:initials="DS">
    <w:p w14:paraId="6559B7F8" w14:textId="77777777" w:rsidR="00727301" w:rsidRDefault="00727301" w:rsidP="00727301">
      <w:r>
        <w:rPr>
          <w:rStyle w:val="Refdecomentrio"/>
        </w:rPr>
        <w:annotationRef/>
      </w:r>
      <w:r>
        <w:rPr>
          <w:color w:val="000000"/>
          <w:sz w:val="20"/>
          <w:szCs w:val="20"/>
        </w:rPr>
        <w:t>Não é tabela.</w:t>
      </w:r>
    </w:p>
    <w:p w14:paraId="3DF39E8E" w14:textId="77777777" w:rsidR="00727301" w:rsidRDefault="00727301" w:rsidP="00727301">
      <w:r>
        <w:rPr>
          <w:color w:val="000000"/>
          <w:sz w:val="20"/>
          <w:szCs w:val="20"/>
        </w:rPr>
        <w:t>As tabelas são para dados estatísticos.</w:t>
      </w:r>
    </w:p>
    <w:p w14:paraId="690573BC" w14:textId="77777777" w:rsidR="00727301" w:rsidRDefault="00727301" w:rsidP="00727301">
      <w:r>
        <w:rPr>
          <w:color w:val="000000"/>
          <w:sz w:val="20"/>
          <w:szCs w:val="20"/>
        </w:rPr>
        <w:t>Usar Quadro .. mudar para os 3 trabalhos.</w:t>
      </w:r>
    </w:p>
  </w:comment>
  <w:comment w:id="139" w:author="Dalton Solano dos Reis" w:date="2024-06-25T10:59:00Z" w:initials="DS">
    <w:p w14:paraId="2B92FDF7" w14:textId="77777777" w:rsidR="00D1473E" w:rsidRDefault="00D1473E" w:rsidP="00D1473E">
      <w:r>
        <w:rPr>
          <w:rStyle w:val="Refdecomentrio"/>
        </w:rPr>
        <w:annotationRef/>
      </w:r>
      <w:r>
        <w:rPr>
          <w:color w:val="000000"/>
          <w:sz w:val="20"/>
          <w:szCs w:val="20"/>
        </w:rPr>
        <w:t>Quando terminar de escrever ajustar as quebras de páginas.</w:t>
      </w:r>
    </w:p>
    <w:p w14:paraId="4125A4B4" w14:textId="77777777" w:rsidR="00D1473E" w:rsidRDefault="00D1473E" w:rsidP="00D1473E">
      <w:r>
        <w:rPr>
          <w:color w:val="000000"/>
          <w:sz w:val="20"/>
          <w:szCs w:val="20"/>
        </w:rPr>
        <w:t>A figura/quadro não podem ser separados por quebras de páginas.</w:t>
      </w:r>
    </w:p>
    <w:p w14:paraId="1C10B221" w14:textId="77777777" w:rsidR="00D1473E" w:rsidRDefault="00D1473E" w:rsidP="00D1473E">
      <w:r>
        <w:rPr>
          <w:color w:val="000000"/>
          <w:sz w:val="20"/>
          <w:szCs w:val="20"/>
        </w:rPr>
        <w:t>Não deixar linhas em branco no texto.</w:t>
      </w:r>
    </w:p>
  </w:comment>
  <w:comment w:id="197" w:author="Dalton Solano dos Reis" w:date="2024-06-25T11:01:00Z" w:initials="DS">
    <w:p w14:paraId="1CEFEC4F" w14:textId="77777777" w:rsidR="00D1473E" w:rsidRDefault="00D1473E" w:rsidP="00D1473E">
      <w:r>
        <w:rPr>
          <w:rStyle w:val="Refdecomentrio"/>
        </w:rPr>
        <w:annotationRef/>
      </w:r>
      <w:r>
        <w:rPr>
          <w:color w:val="000000"/>
          <w:sz w:val="20"/>
          <w:szCs w:val="20"/>
        </w:rPr>
        <w:t>Mesmo “texto” do quadro 1.</w:t>
      </w:r>
    </w:p>
  </w:comment>
  <w:comment w:id="227" w:author="Dalton Solano dos Reis" w:date="2024-06-25T11:10:00Z" w:initials="DS">
    <w:p w14:paraId="56BB91B0" w14:textId="77777777" w:rsidR="004B15F7" w:rsidRDefault="004B15F7" w:rsidP="004B15F7">
      <w:r>
        <w:rPr>
          <w:rStyle w:val="Refdecomentrio"/>
        </w:rPr>
        <w:annotationRef/>
      </w:r>
      <w:r>
        <w:rPr>
          <w:color w:val="000000"/>
          <w:sz w:val="20"/>
          <w:szCs w:val="20"/>
        </w:rPr>
        <w:t>Não é tabela. É Quadro.</w:t>
      </w:r>
    </w:p>
  </w:comment>
  <w:comment w:id="231" w:author="Dalton Solano dos Reis" w:date="2024-06-25T11:10:00Z" w:initials="DS">
    <w:p w14:paraId="1E9633E9" w14:textId="77777777" w:rsidR="004B15F7" w:rsidRDefault="004B15F7" w:rsidP="004B15F7">
      <w:r>
        <w:rPr>
          <w:rStyle w:val="Refdecomentrio"/>
        </w:rPr>
        <w:annotationRef/>
      </w:r>
      <w:r>
        <w:rPr>
          <w:color w:val="000000"/>
          <w:sz w:val="20"/>
          <w:szCs w:val="20"/>
        </w:rPr>
        <w:t>Não é tabela. É Quadro.</w:t>
      </w:r>
    </w:p>
  </w:comment>
  <w:comment w:id="233" w:author="Dalton Solano dos Reis" w:date="2024-06-25T11:11:00Z" w:initials="DS">
    <w:p w14:paraId="4C7A3ED1" w14:textId="77777777" w:rsidR="004B15F7" w:rsidRDefault="004B15F7" w:rsidP="004B15F7">
      <w:r>
        <w:rPr>
          <w:rStyle w:val="Refdecomentrio"/>
        </w:rPr>
        <w:annotationRef/>
      </w:r>
      <w:r>
        <w:rPr>
          <w:color w:val="000000"/>
          <w:sz w:val="20"/>
          <w:szCs w:val="20"/>
        </w:rPr>
        <w:t>Rever em TODO o texto.</w:t>
      </w:r>
    </w:p>
    <w:p w14:paraId="0F22DCE0" w14:textId="77777777" w:rsidR="004B15F7" w:rsidRDefault="004B15F7" w:rsidP="004B15F7">
      <w:r>
        <w:rPr>
          <w:color w:val="000000"/>
          <w:sz w:val="20"/>
          <w:szCs w:val="20"/>
        </w:rPr>
        <w:t>Não deixar linhas em branco.</w:t>
      </w:r>
    </w:p>
  </w:comment>
  <w:comment w:id="237" w:author="Dalton Solano dos Reis" w:date="2024-06-25T11:11:00Z" w:initials="DS">
    <w:p w14:paraId="434CF393" w14:textId="77777777" w:rsidR="004B15F7" w:rsidRDefault="004B15F7" w:rsidP="004B15F7">
      <w:r>
        <w:rPr>
          <w:rStyle w:val="Refdecomentrio"/>
        </w:rPr>
        <w:annotationRef/>
      </w:r>
      <w:r>
        <w:rPr>
          <w:color w:val="000000"/>
          <w:sz w:val="20"/>
          <w:szCs w:val="20"/>
        </w:rPr>
        <w:t>O Quadro deve ser centralizado entre as margens esquerda e direita do texto.</w:t>
      </w:r>
    </w:p>
  </w:comment>
  <w:comment w:id="241" w:author="Dalton Solano dos Reis" w:date="2024-06-25T11:11:00Z" w:initials="DS">
    <w:p w14:paraId="1EF218D0" w14:textId="77777777" w:rsidR="004B15F7" w:rsidRDefault="004B15F7" w:rsidP="004B15F7">
      <w:r>
        <w:rPr>
          <w:rStyle w:val="Refdecomentrio"/>
        </w:rPr>
        <w:annotationRef/>
      </w:r>
      <w:r>
        <w:rPr>
          <w:color w:val="000000"/>
          <w:sz w:val="20"/>
          <w:szCs w:val="20"/>
        </w:rPr>
        <w:t>O Quadro deve ser centralizado entre as margens esquerda e direita do texto.</w:t>
      </w:r>
    </w:p>
  </w:comment>
  <w:comment w:id="243" w:author="Dalton Solano dos Reis" w:date="2024-06-25T11:13:00Z" w:initials="DS">
    <w:p w14:paraId="61EA62F5" w14:textId="77777777" w:rsidR="004B15F7" w:rsidRDefault="004B15F7" w:rsidP="004B15F7">
      <w:r>
        <w:rPr>
          <w:rStyle w:val="Refdecomentrio"/>
        </w:rPr>
        <w:annotationRef/>
      </w:r>
      <w:r>
        <w:rPr>
          <w:color w:val="000000"/>
          <w:sz w:val="20"/>
          <w:szCs w:val="20"/>
        </w:rPr>
        <w:t>Borda envolta da Figura.</w:t>
      </w:r>
    </w:p>
    <w:p w14:paraId="641490EF" w14:textId="77777777" w:rsidR="004B15F7" w:rsidRDefault="004B15F7" w:rsidP="004B15F7">
      <w:r>
        <w:rPr>
          <w:color w:val="000000"/>
          <w:sz w:val="20"/>
          <w:szCs w:val="20"/>
        </w:rPr>
        <w:t>Usar “formatar figura” do Word.</w:t>
      </w:r>
    </w:p>
  </w:comment>
  <w:comment w:id="244" w:author="Dalton Solano dos Reis" w:date="2024-06-25T11:16:00Z" w:initials="DS">
    <w:p w14:paraId="0A220F70" w14:textId="77777777" w:rsidR="006A3E43" w:rsidRDefault="006A3E43" w:rsidP="006A3E43">
      <w:r>
        <w:rPr>
          <w:rStyle w:val="Refdecomentrio"/>
        </w:rPr>
        <w:annotationRef/>
      </w:r>
      <w:r>
        <w:rPr>
          <w:color w:val="000000"/>
          <w:sz w:val="20"/>
          <w:szCs w:val="20"/>
        </w:rPr>
        <w:t>Trocar linhas “curvas” por linhas “retas” na figura”.</w:t>
      </w:r>
    </w:p>
    <w:p w14:paraId="600DAFD0" w14:textId="77777777" w:rsidR="006A3E43" w:rsidRDefault="006A3E43" w:rsidP="006A3E43">
      <w:r>
        <w:rPr>
          <w:color w:val="000000"/>
          <w:sz w:val="20"/>
          <w:szCs w:val="20"/>
        </w:rPr>
        <w:t>Arrumar ligação entre “Clicou em voltar?” e “Mostra menu principal”.</w:t>
      </w:r>
    </w:p>
  </w:comment>
  <w:comment w:id="245" w:author="Dalton Solano dos Reis" w:date="2024-06-25T11:13:00Z" w:initials="DS">
    <w:p w14:paraId="5794A257" w14:textId="77777777" w:rsidR="00E306AF" w:rsidRDefault="004B15F7" w:rsidP="00E306AF">
      <w:r>
        <w:rPr>
          <w:rStyle w:val="Refdecomentrio"/>
        </w:rPr>
        <w:annotationRef/>
      </w:r>
      <w:r w:rsidR="00E306AF">
        <w:rPr>
          <w:sz w:val="20"/>
          <w:szCs w:val="20"/>
        </w:rPr>
        <w:t>Remover grade da imagem de fundo da figura.</w:t>
      </w:r>
    </w:p>
  </w:comment>
  <w:comment w:id="247" w:author="Dalton Solano dos Reis" w:date="2024-06-25T11:17:00Z" w:initials="DS">
    <w:p w14:paraId="5A0A0611" w14:textId="4B8915D8" w:rsidR="006A3E43" w:rsidRDefault="006A3E43" w:rsidP="006A3E43">
      <w:r>
        <w:rPr>
          <w:rStyle w:val="Refdecomentrio"/>
        </w:rPr>
        <w:annotationRef/>
      </w:r>
      <w:r>
        <w:rPr>
          <w:color w:val="000000"/>
          <w:sz w:val="20"/>
          <w:szCs w:val="20"/>
        </w:rPr>
        <w:t>Figura 4</w:t>
      </w:r>
    </w:p>
  </w:comment>
  <w:comment w:id="246" w:author="Dalton Solano dos Reis" w:date="2024-06-25T11:12:00Z" w:initials="DS">
    <w:p w14:paraId="72123F1A" w14:textId="7FD2FF16" w:rsidR="004B15F7" w:rsidRDefault="004B15F7" w:rsidP="004B15F7">
      <w:r>
        <w:rPr>
          <w:rStyle w:val="Refdecomentrio"/>
        </w:rPr>
        <w:annotationRef/>
      </w:r>
      <w:r>
        <w:rPr>
          <w:color w:val="000000"/>
          <w:sz w:val="20"/>
          <w:szCs w:val="20"/>
        </w:rPr>
        <w:t>O texto de que descreve e cita a figura vem ANTES da figura.</w:t>
      </w:r>
    </w:p>
  </w:comment>
  <w:comment w:id="261" w:author="Dalton Solano dos Reis" w:date="2024-06-25T14:21:00Z" w:initials="DSdR">
    <w:p w14:paraId="70D9A361" w14:textId="77777777" w:rsidR="00ED06D9" w:rsidRDefault="00ED06D9" w:rsidP="00ED06D9">
      <w:r>
        <w:rPr>
          <w:rStyle w:val="Refdecomentrio"/>
        </w:rPr>
        <w:annotationRef/>
      </w:r>
      <w:r>
        <w:rPr>
          <w:sz w:val="20"/>
          <w:szCs w:val="20"/>
        </w:rPr>
        <w:t>Hum, ficou uma descrição muito resumida do que fez.</w:t>
      </w:r>
    </w:p>
    <w:p w14:paraId="685DA444" w14:textId="77777777" w:rsidR="00ED06D9" w:rsidRDefault="00ED06D9" w:rsidP="00ED06D9">
      <w:r>
        <w:rPr>
          <w:sz w:val="20"/>
          <w:szCs w:val="20"/>
        </w:rPr>
        <w:t>Parece que fez na “corrida” para entregar.</w:t>
      </w:r>
    </w:p>
    <w:p w14:paraId="54EAE21B" w14:textId="77777777" w:rsidR="00ED06D9" w:rsidRDefault="00ED06D9" w:rsidP="00ED06D9">
      <w:r>
        <w:rPr>
          <w:sz w:val="20"/>
          <w:szCs w:val="20"/>
        </w:rPr>
        <w:t>Melhorar descrição do que fez, das figuras etc.</w:t>
      </w:r>
    </w:p>
  </w:comment>
  <w:comment w:id="263" w:author="Dalton Solano dos Reis" w:date="2024-06-25T11:43:00Z" w:initials="DS">
    <w:p w14:paraId="1372A9CF" w14:textId="506A6B94" w:rsidR="00E306AF" w:rsidRDefault="00E306AF" w:rsidP="00E306AF">
      <w:r>
        <w:rPr>
          <w:rStyle w:val="Refdecomentrio"/>
        </w:rPr>
        <w:annotationRef/>
      </w:r>
      <w:r>
        <w:rPr>
          <w:color w:val="000000"/>
          <w:sz w:val="20"/>
          <w:szCs w:val="20"/>
        </w:rPr>
        <w:t>Explicar o que “casas”.</w:t>
      </w:r>
    </w:p>
  </w:comment>
  <w:comment w:id="264" w:author="Dalton Solano dos Reis" w:date="2024-06-25T11:43:00Z" w:initials="DS">
    <w:p w14:paraId="7C5B0093" w14:textId="77777777" w:rsidR="00E306AF" w:rsidRDefault="00E306AF" w:rsidP="00E306AF">
      <w:r>
        <w:rPr>
          <w:rStyle w:val="Refdecomentrio"/>
        </w:rPr>
        <w:annotationRef/>
      </w:r>
      <w:r>
        <w:rPr>
          <w:color w:val="000000"/>
          <w:sz w:val="20"/>
          <w:szCs w:val="20"/>
        </w:rPr>
        <w:t>O que seria “constantes de eixo”?</w:t>
      </w:r>
    </w:p>
  </w:comment>
  <w:comment w:id="269" w:author="Dalton Solano dos Reis" w:date="2024-06-25T14:19:00Z" w:initials="DSdR">
    <w:p w14:paraId="2E068F8F" w14:textId="77777777" w:rsidR="00ED06D9" w:rsidRDefault="00ED06D9" w:rsidP="00ED06D9">
      <w:r>
        <w:rPr>
          <w:rStyle w:val="Refdecomentrio"/>
        </w:rPr>
        <w:annotationRef/>
      </w:r>
      <w:r>
        <w:rPr>
          <w:color w:val="000000"/>
          <w:sz w:val="20"/>
          <w:szCs w:val="20"/>
        </w:rPr>
        <w:t>De que forma?</w:t>
      </w:r>
    </w:p>
  </w:comment>
  <w:comment w:id="270" w:author="Dalton Solano dos Reis" w:date="2024-06-25T11:52:00Z" w:initials="DSdR">
    <w:p w14:paraId="00E9B610" w14:textId="6427D72D" w:rsidR="00E306AF" w:rsidRDefault="00E306AF" w:rsidP="00E306AF">
      <w:r>
        <w:rPr>
          <w:rStyle w:val="Refdecomentrio"/>
        </w:rPr>
        <w:annotationRef/>
      </w:r>
      <w:r>
        <w:rPr>
          <w:color w:val="000000"/>
          <w:sz w:val="20"/>
          <w:szCs w:val="20"/>
        </w:rPr>
        <w:t>O que seriam “movimentos especiais”?</w:t>
      </w:r>
    </w:p>
  </w:comment>
  <w:comment w:id="274" w:author="Dalton Solano dos Reis" w:date="2024-06-25T14:20:00Z" w:initials="DSdR">
    <w:p w14:paraId="5ECBC294" w14:textId="77777777" w:rsidR="00ED06D9" w:rsidRDefault="00ED06D9" w:rsidP="00ED06D9">
      <w:r>
        <w:rPr>
          <w:rStyle w:val="Refdecomentrio"/>
        </w:rPr>
        <w:annotationRef/>
      </w:r>
      <w:r>
        <w:rPr>
          <w:color w:val="000000"/>
          <w:sz w:val="20"/>
          <w:szCs w:val="20"/>
        </w:rPr>
        <w:t>O quer dizer com “dinamismo”?</w:t>
      </w:r>
    </w:p>
  </w:comment>
  <w:comment w:id="282" w:author="Dalton Solano dos Reis" w:date="2024-06-25T14:22:00Z" w:initials="DSdR">
    <w:p w14:paraId="73355C21" w14:textId="77777777" w:rsidR="00ED06D9" w:rsidRDefault="00ED06D9" w:rsidP="00ED06D9">
      <w:r>
        <w:rPr>
          <w:rStyle w:val="Refdecomentrio"/>
        </w:rPr>
        <w:annotationRef/>
      </w:r>
      <w:r>
        <w:rPr>
          <w:color w:val="000000"/>
          <w:sz w:val="20"/>
          <w:szCs w:val="20"/>
        </w:rPr>
        <w:t>A descrição e citação vede ser antes da figura.</w:t>
      </w:r>
    </w:p>
  </w:comment>
  <w:comment w:id="284" w:author="Dalton Solano dos Reis" w:date="2024-06-25T14:23:00Z" w:initials="DSdR">
    <w:p w14:paraId="738DF827" w14:textId="77777777" w:rsidR="00ED06D9" w:rsidRDefault="00ED06D9" w:rsidP="00ED06D9">
      <w:r>
        <w:rPr>
          <w:rStyle w:val="Refdecomentrio"/>
        </w:rPr>
        <w:annotationRef/>
      </w:r>
      <w:r>
        <w:rPr>
          <w:color w:val="000000"/>
          <w:sz w:val="20"/>
          <w:szCs w:val="20"/>
        </w:rPr>
        <w:t>Borda na figura.</w:t>
      </w:r>
    </w:p>
  </w:comment>
  <w:comment w:id="285" w:author="Dalton Solano dos Reis" w:date="2024-06-25T14:23:00Z" w:initials="DSdR">
    <w:p w14:paraId="1E1D887F" w14:textId="77777777" w:rsidR="00ED06D9" w:rsidRDefault="00ED06D9" w:rsidP="00ED06D9">
      <w:r>
        <w:rPr>
          <w:rStyle w:val="Refdecomentrio"/>
        </w:rPr>
        <w:annotationRef/>
      </w:r>
      <w:r>
        <w:rPr>
          <w:color w:val="000000"/>
          <w:sz w:val="20"/>
          <w:szCs w:val="20"/>
        </w:rPr>
        <w:t>A descrição e citação deve vir antes da figura.</w:t>
      </w:r>
    </w:p>
  </w:comment>
  <w:comment w:id="286" w:author="Dalton Solano dos Reis" w:date="2024-06-25T14:24:00Z" w:initials="DSdR">
    <w:p w14:paraId="5ECA49DB" w14:textId="77777777" w:rsidR="00ED06D9" w:rsidRDefault="00ED06D9" w:rsidP="00ED06D9">
      <w:r>
        <w:rPr>
          <w:rStyle w:val="Refdecomentrio"/>
        </w:rPr>
        <w:annotationRef/>
      </w:r>
      <w:r>
        <w:rPr>
          <w:color w:val="000000"/>
          <w:sz w:val="20"/>
          <w:szCs w:val="20"/>
        </w:rPr>
        <w:t>O que seria “durante o menu”?</w:t>
      </w:r>
    </w:p>
  </w:comment>
  <w:comment w:id="288" w:author="Dalton Solano dos Reis" w:date="2024-06-25T14:24:00Z" w:initials="DSdR">
    <w:p w14:paraId="5C60E77E" w14:textId="77777777" w:rsidR="00ED06D9" w:rsidRDefault="00ED06D9" w:rsidP="00ED06D9">
      <w:r>
        <w:rPr>
          <w:rStyle w:val="Refdecomentrio"/>
        </w:rPr>
        <w:annotationRef/>
      </w:r>
      <w:r>
        <w:rPr>
          <w:color w:val="000000"/>
          <w:sz w:val="20"/>
          <w:szCs w:val="20"/>
        </w:rPr>
        <w:t>A descrição e citação deve vir antes da figura.</w:t>
      </w:r>
    </w:p>
  </w:comment>
  <w:comment w:id="296" w:author="Dalton Solano dos Reis" w:date="2024-06-25T14:25:00Z" w:initials="DSdR">
    <w:p w14:paraId="323BB65D" w14:textId="77777777" w:rsidR="00ED06D9" w:rsidRDefault="00ED06D9" w:rsidP="00ED06D9">
      <w:r>
        <w:rPr>
          <w:rStyle w:val="Refdecomentrio"/>
        </w:rPr>
        <w:annotationRef/>
      </w:r>
      <w:r>
        <w:rPr>
          <w:color w:val="000000"/>
          <w:sz w:val="20"/>
          <w:szCs w:val="20"/>
        </w:rPr>
        <w:t>Fazer.</w:t>
      </w:r>
    </w:p>
  </w:comment>
  <w:comment w:id="297" w:author="Dalton Solano dos Reis" w:date="2024-06-25T14:26:00Z" w:initials="DSdR">
    <w:p w14:paraId="5D49BE0A" w14:textId="77777777" w:rsidR="00ED06D9" w:rsidRDefault="00ED06D9" w:rsidP="00ED06D9">
      <w:r>
        <w:rPr>
          <w:rStyle w:val="Refdecomentrio"/>
        </w:rPr>
        <w:annotationRef/>
      </w:r>
      <w:r>
        <w:rPr>
          <w:sz w:val="20"/>
          <w:szCs w:val="20"/>
        </w:rPr>
        <w:t>Quem foram estas pessoas?</w:t>
      </w:r>
    </w:p>
    <w:p w14:paraId="02D037D2" w14:textId="77777777" w:rsidR="00ED06D9" w:rsidRDefault="00ED06D9" w:rsidP="00ED06D9">
      <w:r>
        <w:rPr>
          <w:sz w:val="20"/>
          <w:szCs w:val="20"/>
        </w:rPr>
        <w:t>Qual formulário usou?</w:t>
      </w:r>
    </w:p>
  </w:comment>
  <w:comment w:id="298" w:author="Dalton Solano dos Reis" w:date="2024-06-25T14:26:00Z" w:initials="DSdR">
    <w:p w14:paraId="12AA6DBB" w14:textId="77777777" w:rsidR="00ED06D9" w:rsidRDefault="00ED06D9" w:rsidP="00ED06D9">
      <w:r>
        <w:rPr>
          <w:rStyle w:val="Refdecomentrio"/>
        </w:rPr>
        <w:annotationRef/>
      </w:r>
      <w:r>
        <w:rPr>
          <w:color w:val="000000"/>
          <w:sz w:val="20"/>
          <w:szCs w:val="20"/>
        </w:rPr>
        <w:t>Quadro.</w:t>
      </w:r>
    </w:p>
  </w:comment>
  <w:comment w:id="300" w:author="Dalton Solano dos Reis" w:date="2024-06-25T14:27:00Z" w:initials="DSdR">
    <w:p w14:paraId="4E8D48B5" w14:textId="77777777" w:rsidR="00ED06D9" w:rsidRDefault="00ED06D9" w:rsidP="00ED06D9">
      <w:r>
        <w:rPr>
          <w:rStyle w:val="Refdecomentrio"/>
        </w:rPr>
        <w:annotationRef/>
      </w:r>
      <w:r>
        <w:rPr>
          <w:color w:val="000000"/>
          <w:sz w:val="20"/>
          <w:szCs w:val="20"/>
        </w:rPr>
        <w:t>Hum, questionário muito simples.</w:t>
      </w:r>
    </w:p>
  </w:comment>
  <w:comment w:id="301" w:author="Dalton Solano dos Reis" w:date="2024-06-25T14:29:00Z" w:initials="DSdR">
    <w:p w14:paraId="4DD3B027" w14:textId="77777777" w:rsidR="00ED06D9" w:rsidRDefault="00ED06D9" w:rsidP="00ED06D9">
      <w:r>
        <w:rPr>
          <w:rStyle w:val="Refdecomentrio"/>
        </w:rPr>
        <w:annotationRef/>
      </w:r>
      <w:r>
        <w:rPr>
          <w:color w:val="000000"/>
          <w:sz w:val="20"/>
          <w:szCs w:val="20"/>
        </w:rPr>
        <w:t>Texto ficou “denso” para ler.</w:t>
      </w:r>
    </w:p>
    <w:p w14:paraId="0B2AF79B" w14:textId="77777777" w:rsidR="00ED06D9" w:rsidRDefault="00ED06D9" w:rsidP="00ED06D9">
      <w:r>
        <w:rPr>
          <w:color w:val="000000"/>
          <w:sz w:val="20"/>
          <w:szCs w:val="20"/>
        </w:rPr>
        <w:t>Acho que seria melhor um quadro, e usar o texto para explicar citar o quadro.</w:t>
      </w:r>
    </w:p>
  </w:comment>
  <w:comment w:id="303" w:author="Dalton Solano dos Reis" w:date="2024-06-25T14:29:00Z" w:initials="DSdR">
    <w:p w14:paraId="6926C9A4" w14:textId="77777777" w:rsidR="00ED06D9" w:rsidRDefault="00ED06D9" w:rsidP="00ED06D9">
      <w:r>
        <w:rPr>
          <w:rStyle w:val="Refdecomentrio"/>
        </w:rPr>
        <w:annotationRef/>
      </w:r>
      <w:r>
        <w:rPr>
          <w:color w:val="000000"/>
          <w:sz w:val="20"/>
          <w:szCs w:val="20"/>
        </w:rPr>
        <w:t>Quadro.</w:t>
      </w:r>
    </w:p>
  </w:comment>
  <w:comment w:id="306" w:author="Dalton Solano dos Reis" w:date="2024-06-25T14:30:00Z" w:initials="DSdR">
    <w:p w14:paraId="742CB41B" w14:textId="77777777" w:rsidR="001D18CC" w:rsidRDefault="001D18CC" w:rsidP="001D18CC">
      <w:r>
        <w:rPr>
          <w:rStyle w:val="Refdecomentrio"/>
        </w:rPr>
        <w:annotationRef/>
      </w:r>
      <w:r>
        <w:rPr>
          <w:color w:val="000000"/>
          <w:sz w:val="20"/>
          <w:szCs w:val="20"/>
        </w:rPr>
        <w:t>Impessoal</w:t>
      </w:r>
    </w:p>
  </w:comment>
  <w:comment w:id="307" w:author="Dalton Solano dos Reis" w:date="2024-06-25T14:30:00Z" w:initials="DSdR">
    <w:p w14:paraId="31273737" w14:textId="77777777" w:rsidR="001D18CC" w:rsidRDefault="001D18CC" w:rsidP="001D18CC">
      <w:r>
        <w:rPr>
          <w:rStyle w:val="Refdecomentrio"/>
        </w:rPr>
        <w:annotationRef/>
      </w:r>
      <w:r>
        <w:rPr>
          <w:color w:val="000000"/>
          <w:sz w:val="20"/>
          <w:szCs w:val="20"/>
        </w:rPr>
        <w:t>Impessoal.</w:t>
      </w:r>
    </w:p>
  </w:comment>
  <w:comment w:id="325" w:author="Dalton Solano dos Reis" w:date="2024-06-25T14:35:00Z" w:initials="DSdR">
    <w:p w14:paraId="4F77CAAB" w14:textId="77777777" w:rsidR="001D18CC" w:rsidRDefault="001D18CC" w:rsidP="001D18CC">
      <w:r>
        <w:rPr>
          <w:rStyle w:val="Refdecomentrio"/>
        </w:rPr>
        <w:annotationRef/>
      </w:r>
      <w:r>
        <w:rPr>
          <w:color w:val="000000"/>
          <w:sz w:val="20"/>
          <w:szCs w:val="20"/>
        </w:rPr>
        <w:t>Cerrón (2019)</w:t>
      </w:r>
    </w:p>
  </w:comment>
  <w:comment w:id="445" w:author="Dalton Solano dos Reis" w:date="2024-06-25T14:38:00Z" w:initials="DSdR">
    <w:p w14:paraId="7184FBFE" w14:textId="77777777" w:rsidR="001D18CC" w:rsidRDefault="001D18CC" w:rsidP="001D18CC">
      <w:r>
        <w:rPr>
          <w:rStyle w:val="Refdecomentrio"/>
        </w:rPr>
        <w:annotationRef/>
      </w:r>
      <w:r>
        <w:rPr>
          <w:color w:val="000000"/>
          <w:sz w:val="20"/>
          <w:szCs w:val="20"/>
        </w:rPr>
        <w:t>Evitar superlativos.</w:t>
      </w:r>
    </w:p>
  </w:comment>
  <w:comment w:id="455" w:author="Dalton Solano dos Reis" w:date="2024-06-25T14:42:00Z" w:initials="DSdR">
    <w:p w14:paraId="60655C3B" w14:textId="77777777" w:rsidR="00616DFE" w:rsidRDefault="00616DFE" w:rsidP="00616DFE">
      <w:r>
        <w:rPr>
          <w:rStyle w:val="Refdecomentrio"/>
        </w:rPr>
        <w:annotationRef/>
      </w:r>
      <w:r>
        <w:rPr>
          <w:color w:val="000000"/>
          <w:sz w:val="20"/>
          <w:szCs w:val="20"/>
        </w:rPr>
        <w:t>O quer dizer com “índole”?</w:t>
      </w:r>
    </w:p>
  </w:comment>
  <w:comment w:id="461" w:author="Dalton Solano dos Reis" w:date="2024-06-25T14:44:00Z" w:initials="DSdR">
    <w:p w14:paraId="0F264AA4" w14:textId="77777777" w:rsidR="00616DFE" w:rsidRDefault="00616DFE" w:rsidP="00616DFE">
      <w:r>
        <w:rPr>
          <w:rStyle w:val="Refdecomentrio"/>
        </w:rPr>
        <w:annotationRef/>
      </w:r>
      <w:r>
        <w:rPr>
          <w:color w:val="000000"/>
          <w:sz w:val="20"/>
          <w:szCs w:val="20"/>
        </w:rPr>
        <w:t>Está certo o número da figura?</w:t>
      </w:r>
    </w:p>
  </w:comment>
  <w:comment w:id="465" w:author="Dalton Solano dos Reis" w:date="2024-06-25T14:45:00Z" w:initials="DSdR">
    <w:p w14:paraId="0FD9598C" w14:textId="77777777" w:rsidR="00616DFE" w:rsidRDefault="00616DFE" w:rsidP="00616DFE">
      <w:r>
        <w:rPr>
          <w:rStyle w:val="Refdecomentrio"/>
        </w:rPr>
        <w:annotationRef/>
      </w:r>
      <w:r>
        <w:rPr>
          <w:color w:val="000000"/>
          <w:sz w:val="20"/>
          <w:szCs w:val="20"/>
        </w:rPr>
        <w:t>Arrumar frase.</w:t>
      </w:r>
    </w:p>
  </w:comment>
  <w:comment w:id="466" w:author="Dalton Solano dos Reis" w:date="2024-06-25T14:46:00Z" w:initials="DSdR">
    <w:p w14:paraId="52E95393" w14:textId="77777777" w:rsidR="00616DFE" w:rsidRDefault="00616DFE" w:rsidP="00616DFE">
      <w:r>
        <w:rPr>
          <w:rStyle w:val="Refdecomentrio"/>
        </w:rPr>
        <w:annotationRef/>
      </w:r>
      <w:r>
        <w:rPr>
          <w:color w:val="000000"/>
          <w:sz w:val="20"/>
          <w:szCs w:val="20"/>
        </w:rPr>
        <w:t>Melhorar este texto … confuso.</w:t>
      </w:r>
    </w:p>
    <w:p w14:paraId="2C97879B" w14:textId="77777777" w:rsidR="00616DFE" w:rsidRDefault="00616DFE" w:rsidP="00616DFE">
      <w:r>
        <w:rPr>
          <w:color w:val="000000"/>
          <w:sz w:val="20"/>
          <w:szCs w:val="20"/>
        </w:rPr>
        <w:t>Por exemplo, o que é um “texto aparente”?</w:t>
      </w:r>
    </w:p>
  </w:comment>
  <w:comment w:id="476" w:author="Dalton Solano dos Reis" w:date="2024-06-25T14:54:00Z" w:initials="DSdR">
    <w:p w14:paraId="3DCCC27E" w14:textId="77777777" w:rsidR="00802A84" w:rsidRDefault="00802A84" w:rsidP="00802A84">
      <w:r>
        <w:rPr>
          <w:rStyle w:val="Refdecomentrio"/>
        </w:rPr>
        <w:annotationRef/>
      </w:r>
      <w:r>
        <w:rPr>
          <w:color w:val="000000"/>
          <w:sz w:val="20"/>
          <w:szCs w:val="20"/>
        </w:rPr>
        <w:t>Não encontrei as referências para estas citações:</w:t>
      </w:r>
    </w:p>
    <w:p w14:paraId="734E42CC" w14:textId="77777777" w:rsidR="00802A84" w:rsidRDefault="00802A84" w:rsidP="00802A84">
      <w:r>
        <w:rPr>
          <w:color w:val="000000"/>
          <w:sz w:val="20"/>
          <w:szCs w:val="20"/>
        </w:rPr>
        <w:t>ANTLIA, 2024</w:t>
      </w:r>
    </w:p>
    <w:p w14:paraId="1C6582F3" w14:textId="77777777" w:rsidR="00802A84" w:rsidRDefault="00802A84" w:rsidP="00802A84">
      <w:r>
        <w:rPr>
          <w:color w:val="000000"/>
          <w:sz w:val="20"/>
          <w:szCs w:val="20"/>
        </w:rPr>
        <w:t>EPIC GAMES, 2022</w:t>
      </w:r>
    </w:p>
    <w:p w14:paraId="673D594A" w14:textId="77777777" w:rsidR="00802A84" w:rsidRDefault="00802A84" w:rsidP="00802A84">
      <w:r>
        <w:rPr>
          <w:color w:val="000000"/>
          <w:sz w:val="20"/>
          <w:szCs w:val="20"/>
        </w:rPr>
        <w:t>GODOT, 2023</w:t>
      </w:r>
    </w:p>
  </w:comment>
  <w:comment w:id="478" w:author="Dalton Solano dos Reis" w:date="2024-06-25T14:49:00Z" w:initials="DSdR">
    <w:p w14:paraId="546DCBB6" w14:textId="0175135C" w:rsidR="00616DFE" w:rsidRDefault="00616DFE" w:rsidP="00616DFE">
      <w:r>
        <w:rPr>
          <w:rStyle w:val="Refdecomentrio"/>
        </w:rPr>
        <w:annotationRef/>
      </w:r>
      <w:r>
        <w:rPr>
          <w:color w:val="000000"/>
          <w:sz w:val="20"/>
          <w:szCs w:val="20"/>
        </w:rPr>
        <w:t>São 3 autores … citação errada</w:t>
      </w:r>
    </w:p>
    <w:p w14:paraId="2F83085E" w14:textId="77777777" w:rsidR="00616DFE" w:rsidRDefault="00616DFE" w:rsidP="00616DFE">
      <w:r>
        <w:rPr>
          <w:color w:val="000000"/>
          <w:sz w:val="20"/>
          <w:szCs w:val="20"/>
        </w:rPr>
        <w:t>Cerrón (2019)</w:t>
      </w:r>
    </w:p>
  </w:comment>
  <w:comment w:id="479" w:author="Dalton Solano dos Reis" w:date="2024-06-25T14:50:00Z" w:initials="DSdR">
    <w:p w14:paraId="23BEF34F" w14:textId="77777777" w:rsidR="00616DFE" w:rsidRDefault="00616DFE" w:rsidP="00616DFE">
      <w:r>
        <w:rPr>
          <w:rStyle w:val="Refdecomentrio"/>
        </w:rPr>
        <w:annotationRef/>
      </w:r>
      <w:r>
        <w:rPr>
          <w:color w:val="000000"/>
          <w:sz w:val="20"/>
          <w:szCs w:val="20"/>
        </w:rPr>
        <w:t>Dois autores .. citação errada.</w:t>
      </w:r>
    </w:p>
    <w:p w14:paraId="3A1CE642" w14:textId="77777777" w:rsidR="00616DFE" w:rsidRDefault="00616DFE" w:rsidP="00616DFE">
      <w:r>
        <w:rPr>
          <w:color w:val="000000"/>
          <w:sz w:val="20"/>
          <w:szCs w:val="20"/>
        </w:rPr>
        <w:t>Chen (2020)</w:t>
      </w:r>
    </w:p>
  </w:comment>
  <w:comment w:id="480" w:author="Dalton Solano dos Reis" w:date="2024-06-25T14:51:00Z" w:initials="DSdR">
    <w:p w14:paraId="4995DFFA" w14:textId="77777777" w:rsidR="00AC3C1B" w:rsidRDefault="00AC3C1B" w:rsidP="00AC3C1B">
      <w:r>
        <w:rPr>
          <w:rStyle w:val="Refdecomentrio"/>
        </w:rPr>
        <w:annotationRef/>
      </w:r>
      <w:r>
        <w:rPr>
          <w:color w:val="000000"/>
          <w:sz w:val="20"/>
          <w:szCs w:val="20"/>
        </w:rPr>
        <w:t>Três autores .. citação errada.KRESTANOVA, 2021</w:t>
      </w:r>
    </w:p>
  </w:comment>
  <w:comment w:id="481" w:author="Dalton Solano dos Reis" w:date="2024-06-25T14:52:00Z" w:initials="DSdR">
    <w:p w14:paraId="1EA62EF4" w14:textId="77777777" w:rsidR="00AC3C1B" w:rsidRDefault="00AC3C1B" w:rsidP="00AC3C1B">
      <w:r>
        <w:rPr>
          <w:rStyle w:val="Refdecomentrio"/>
        </w:rPr>
        <w:annotationRef/>
      </w:r>
      <w:r>
        <w:rPr>
          <w:color w:val="000000"/>
          <w:sz w:val="20"/>
          <w:szCs w:val="20"/>
        </w:rPr>
        <w:t>Três autores .. citação errada.</w:t>
      </w:r>
    </w:p>
    <w:p w14:paraId="61225E7B" w14:textId="77777777" w:rsidR="00AC3C1B" w:rsidRDefault="00AC3C1B" w:rsidP="00AC3C1B">
      <w:r>
        <w:rPr>
          <w:color w:val="000000"/>
          <w:sz w:val="20"/>
          <w:szCs w:val="20"/>
        </w:rPr>
        <w:t>RIZOV, 2019</w:t>
      </w:r>
    </w:p>
  </w:comment>
  <w:comment w:id="482" w:author="Dalton Solano dos Reis" w:date="2024-06-25T14:52:00Z" w:initials="DSdR">
    <w:p w14:paraId="1B58906B" w14:textId="77777777" w:rsidR="00AC3C1B" w:rsidRDefault="00AC3C1B" w:rsidP="00AC3C1B">
      <w:r>
        <w:rPr>
          <w:rStyle w:val="Refdecomentrio"/>
        </w:rPr>
        <w:annotationRef/>
      </w:r>
      <w:r>
        <w:rPr>
          <w:color w:val="000000"/>
          <w:sz w:val="20"/>
          <w:szCs w:val="20"/>
        </w:rPr>
        <w:t>Três autores .. citação errada.</w:t>
      </w:r>
    </w:p>
    <w:p w14:paraId="4B3BFA2F" w14:textId="77777777" w:rsidR="00AC3C1B" w:rsidRDefault="00AC3C1B" w:rsidP="00AC3C1B">
      <w:r>
        <w:rPr>
          <w:color w:val="000000"/>
          <w:sz w:val="20"/>
          <w:szCs w:val="20"/>
        </w:rPr>
        <w:t>URRUTIA, 2019</w:t>
      </w:r>
    </w:p>
  </w:comment>
  <w:comment w:id="483" w:author="Dalton Solano dos Reis" w:date="2024-06-25T14:53:00Z" w:initials="DSdR">
    <w:p w14:paraId="62F0A690" w14:textId="77777777" w:rsidR="00AC3C1B" w:rsidRDefault="00AC3C1B" w:rsidP="00AC3C1B">
      <w:r>
        <w:rPr>
          <w:rStyle w:val="Refdecomentrio"/>
        </w:rPr>
        <w:annotationRef/>
      </w:r>
      <w:r>
        <w:rPr>
          <w:color w:val="000000"/>
          <w:sz w:val="20"/>
          <w:szCs w:val="20"/>
        </w:rPr>
        <w:t>Três autores .. citação errada.</w:t>
      </w:r>
    </w:p>
    <w:p w14:paraId="650D7D31" w14:textId="77777777" w:rsidR="00AC3C1B" w:rsidRDefault="00AC3C1B" w:rsidP="00AC3C1B">
      <w:r>
        <w:rPr>
          <w:color w:val="000000"/>
          <w:sz w:val="20"/>
          <w:szCs w:val="20"/>
        </w:rPr>
        <w:t>Yusof (2019)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EDC8EA" w15:done="0"/>
  <w15:commentEx w15:paraId="4B596722" w15:done="0"/>
  <w15:commentEx w15:paraId="17DC76EE" w15:done="0"/>
  <w15:commentEx w15:paraId="20DD2CEF" w15:done="0"/>
  <w15:commentEx w15:paraId="50A251D8" w15:done="0"/>
  <w15:commentEx w15:paraId="34B71FDD" w15:done="0"/>
  <w15:commentEx w15:paraId="690573BC" w15:done="0"/>
  <w15:commentEx w15:paraId="1C10B221" w15:done="0"/>
  <w15:commentEx w15:paraId="1CEFEC4F" w15:done="0"/>
  <w15:commentEx w15:paraId="56BB91B0" w15:done="0"/>
  <w15:commentEx w15:paraId="1E9633E9" w15:done="0"/>
  <w15:commentEx w15:paraId="0F22DCE0" w15:done="0"/>
  <w15:commentEx w15:paraId="434CF393" w15:done="0"/>
  <w15:commentEx w15:paraId="1EF218D0" w15:done="0"/>
  <w15:commentEx w15:paraId="641490EF" w15:done="0"/>
  <w15:commentEx w15:paraId="600DAFD0" w15:done="0"/>
  <w15:commentEx w15:paraId="5794A257" w15:done="0"/>
  <w15:commentEx w15:paraId="5A0A0611" w15:done="0"/>
  <w15:commentEx w15:paraId="72123F1A" w15:done="0"/>
  <w15:commentEx w15:paraId="54EAE21B" w15:done="0"/>
  <w15:commentEx w15:paraId="1372A9CF" w15:done="0"/>
  <w15:commentEx w15:paraId="7C5B0093" w15:done="0"/>
  <w15:commentEx w15:paraId="2E068F8F" w15:done="0"/>
  <w15:commentEx w15:paraId="00E9B610" w15:done="0"/>
  <w15:commentEx w15:paraId="5ECBC294" w15:done="0"/>
  <w15:commentEx w15:paraId="73355C21" w15:done="0"/>
  <w15:commentEx w15:paraId="738DF827" w15:done="0"/>
  <w15:commentEx w15:paraId="1E1D887F" w15:done="0"/>
  <w15:commentEx w15:paraId="5ECA49DB" w15:done="0"/>
  <w15:commentEx w15:paraId="5C60E77E" w15:done="0"/>
  <w15:commentEx w15:paraId="323BB65D" w15:done="0"/>
  <w15:commentEx w15:paraId="02D037D2" w15:done="0"/>
  <w15:commentEx w15:paraId="12AA6DBB" w15:done="0"/>
  <w15:commentEx w15:paraId="4E8D48B5" w15:done="0"/>
  <w15:commentEx w15:paraId="0B2AF79B" w15:done="0"/>
  <w15:commentEx w15:paraId="6926C9A4" w15:done="0"/>
  <w15:commentEx w15:paraId="742CB41B" w15:done="0"/>
  <w15:commentEx w15:paraId="31273737" w15:done="0"/>
  <w15:commentEx w15:paraId="4F77CAAB" w15:done="0"/>
  <w15:commentEx w15:paraId="7184FBFE" w15:done="0"/>
  <w15:commentEx w15:paraId="60655C3B" w15:done="0"/>
  <w15:commentEx w15:paraId="0F264AA4" w15:done="0"/>
  <w15:commentEx w15:paraId="0FD9598C" w15:done="0"/>
  <w15:commentEx w15:paraId="2C97879B" w15:done="0"/>
  <w15:commentEx w15:paraId="673D594A" w15:done="0"/>
  <w15:commentEx w15:paraId="2F83085E" w15:done="0"/>
  <w15:commentEx w15:paraId="3A1CE642" w15:done="0"/>
  <w15:commentEx w15:paraId="4995DFFA" w15:done="0"/>
  <w15:commentEx w15:paraId="61225E7B" w15:done="0"/>
  <w15:commentEx w15:paraId="4B3BFA2F" w15:done="0"/>
  <w15:commentEx w15:paraId="650D7D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C345DCE" w16cex:dateUtc="2024-06-25T13:24:00Z"/>
  <w16cex:commentExtensible w16cex:durableId="1BA95271" w16cex:dateUtc="2024-06-25T13:25:00Z"/>
  <w16cex:commentExtensible w16cex:durableId="6CD4C1E3" w16cex:dateUtc="2024-06-25T13:26:00Z"/>
  <w16cex:commentExtensible w16cex:durableId="438B4F64" w16cex:dateUtc="2024-06-25T13:31:00Z"/>
  <w16cex:commentExtensible w16cex:durableId="0D2FE881" w16cex:dateUtc="2024-06-25T13:31:00Z"/>
  <w16cex:commentExtensible w16cex:durableId="092A7C57" w16cex:dateUtc="2024-06-25T13:37:00Z"/>
  <w16cex:commentExtensible w16cex:durableId="2F51D6C9" w16cex:dateUtc="2024-06-25T13:53:00Z"/>
  <w16cex:commentExtensible w16cex:durableId="31676603" w16cex:dateUtc="2024-06-25T13:59:00Z"/>
  <w16cex:commentExtensible w16cex:durableId="6409EEEE" w16cex:dateUtc="2024-06-25T14:01:00Z"/>
  <w16cex:commentExtensible w16cex:durableId="1716E9B4" w16cex:dateUtc="2024-06-25T14:10:00Z"/>
  <w16cex:commentExtensible w16cex:durableId="133A1C33" w16cex:dateUtc="2024-06-25T14:10:00Z"/>
  <w16cex:commentExtensible w16cex:durableId="2B84DD31" w16cex:dateUtc="2024-06-25T14:11:00Z"/>
  <w16cex:commentExtensible w16cex:durableId="0862188D" w16cex:dateUtc="2024-06-25T14:11:00Z"/>
  <w16cex:commentExtensible w16cex:durableId="71DF23E2" w16cex:dateUtc="2024-06-25T14:11:00Z"/>
  <w16cex:commentExtensible w16cex:durableId="07C636BE" w16cex:dateUtc="2024-06-25T14:13:00Z"/>
  <w16cex:commentExtensible w16cex:durableId="61A8E8AE" w16cex:dateUtc="2024-06-25T14:16:00Z"/>
  <w16cex:commentExtensible w16cex:durableId="05ADD407" w16cex:dateUtc="2024-06-25T14:13:00Z"/>
  <w16cex:commentExtensible w16cex:durableId="3D08A55B" w16cex:dateUtc="2024-06-25T14:17:00Z"/>
  <w16cex:commentExtensible w16cex:durableId="751C699B" w16cex:dateUtc="2024-06-25T14:12:00Z"/>
  <w16cex:commentExtensible w16cex:durableId="1530EDF8" w16cex:dateUtc="2024-06-25T17:21:00Z"/>
  <w16cex:commentExtensible w16cex:durableId="4961FA90" w16cex:dateUtc="2024-06-25T14:43:00Z"/>
  <w16cex:commentExtensible w16cex:durableId="6A02570B" w16cex:dateUtc="2024-06-25T14:43:00Z"/>
  <w16cex:commentExtensible w16cex:durableId="0DEEF8EE" w16cex:dateUtc="2024-06-25T17:19:00Z"/>
  <w16cex:commentExtensible w16cex:durableId="48FFC7FB" w16cex:dateUtc="2024-06-25T14:52:00Z"/>
  <w16cex:commentExtensible w16cex:durableId="1774DD9F" w16cex:dateUtc="2024-06-25T17:20:00Z"/>
  <w16cex:commentExtensible w16cex:durableId="471831F7" w16cex:dateUtc="2024-06-25T17:22:00Z"/>
  <w16cex:commentExtensible w16cex:durableId="0444964E" w16cex:dateUtc="2024-06-25T17:23:00Z"/>
  <w16cex:commentExtensible w16cex:durableId="2158338F" w16cex:dateUtc="2024-06-25T17:23:00Z"/>
  <w16cex:commentExtensible w16cex:durableId="3D685497" w16cex:dateUtc="2024-06-25T17:24:00Z"/>
  <w16cex:commentExtensible w16cex:durableId="7A0637A4" w16cex:dateUtc="2024-06-25T17:24:00Z"/>
  <w16cex:commentExtensible w16cex:durableId="4442430C" w16cex:dateUtc="2024-06-25T17:25:00Z"/>
  <w16cex:commentExtensible w16cex:durableId="59F9E330" w16cex:dateUtc="2024-06-25T17:26:00Z"/>
  <w16cex:commentExtensible w16cex:durableId="11327122" w16cex:dateUtc="2024-06-25T17:26:00Z"/>
  <w16cex:commentExtensible w16cex:durableId="7232B3C5" w16cex:dateUtc="2024-06-25T17:27:00Z"/>
  <w16cex:commentExtensible w16cex:durableId="72074472" w16cex:dateUtc="2024-06-25T17:29:00Z"/>
  <w16cex:commentExtensible w16cex:durableId="2B9CED25" w16cex:dateUtc="2024-06-25T17:29:00Z"/>
  <w16cex:commentExtensible w16cex:durableId="5BE7255B" w16cex:dateUtc="2024-06-25T17:30:00Z"/>
  <w16cex:commentExtensible w16cex:durableId="363EBD5B" w16cex:dateUtc="2024-06-25T17:30:00Z"/>
  <w16cex:commentExtensible w16cex:durableId="35D8B584" w16cex:dateUtc="2024-06-25T17:35:00Z"/>
  <w16cex:commentExtensible w16cex:durableId="6D4F149A" w16cex:dateUtc="2024-06-25T17:38:00Z"/>
  <w16cex:commentExtensible w16cex:durableId="7AE2BF9C" w16cex:dateUtc="2024-06-25T17:42:00Z"/>
  <w16cex:commentExtensible w16cex:durableId="510277B5" w16cex:dateUtc="2024-06-25T17:44:00Z"/>
  <w16cex:commentExtensible w16cex:durableId="507652E7" w16cex:dateUtc="2024-06-25T17:45:00Z"/>
  <w16cex:commentExtensible w16cex:durableId="5B4F3197" w16cex:dateUtc="2024-06-25T17:46:00Z"/>
  <w16cex:commentExtensible w16cex:durableId="7F95F628" w16cex:dateUtc="2024-06-25T17:54:00Z"/>
  <w16cex:commentExtensible w16cex:durableId="4D69F19E" w16cex:dateUtc="2024-06-25T17:49:00Z"/>
  <w16cex:commentExtensible w16cex:durableId="1EA31C3F" w16cex:dateUtc="2024-06-25T17:50:00Z"/>
  <w16cex:commentExtensible w16cex:durableId="72B6CC3F" w16cex:dateUtc="2024-06-25T17:51:00Z"/>
  <w16cex:commentExtensible w16cex:durableId="2CE37B6F" w16cex:dateUtc="2024-06-25T17:52:00Z"/>
  <w16cex:commentExtensible w16cex:durableId="689D2067" w16cex:dateUtc="2024-06-25T17:52:00Z"/>
  <w16cex:commentExtensible w16cex:durableId="293A5AC9" w16cex:dateUtc="2024-06-25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EDC8EA" w16cid:durableId="0C345DCE"/>
  <w16cid:commentId w16cid:paraId="4B596722" w16cid:durableId="1BA95271"/>
  <w16cid:commentId w16cid:paraId="17DC76EE" w16cid:durableId="6CD4C1E3"/>
  <w16cid:commentId w16cid:paraId="20DD2CEF" w16cid:durableId="438B4F64"/>
  <w16cid:commentId w16cid:paraId="50A251D8" w16cid:durableId="0D2FE881"/>
  <w16cid:commentId w16cid:paraId="34B71FDD" w16cid:durableId="092A7C57"/>
  <w16cid:commentId w16cid:paraId="690573BC" w16cid:durableId="2F51D6C9"/>
  <w16cid:commentId w16cid:paraId="1C10B221" w16cid:durableId="31676603"/>
  <w16cid:commentId w16cid:paraId="1CEFEC4F" w16cid:durableId="6409EEEE"/>
  <w16cid:commentId w16cid:paraId="56BB91B0" w16cid:durableId="1716E9B4"/>
  <w16cid:commentId w16cid:paraId="1E9633E9" w16cid:durableId="133A1C33"/>
  <w16cid:commentId w16cid:paraId="0F22DCE0" w16cid:durableId="2B84DD31"/>
  <w16cid:commentId w16cid:paraId="434CF393" w16cid:durableId="0862188D"/>
  <w16cid:commentId w16cid:paraId="1EF218D0" w16cid:durableId="71DF23E2"/>
  <w16cid:commentId w16cid:paraId="641490EF" w16cid:durableId="07C636BE"/>
  <w16cid:commentId w16cid:paraId="600DAFD0" w16cid:durableId="61A8E8AE"/>
  <w16cid:commentId w16cid:paraId="5794A257" w16cid:durableId="05ADD407"/>
  <w16cid:commentId w16cid:paraId="5A0A0611" w16cid:durableId="3D08A55B"/>
  <w16cid:commentId w16cid:paraId="72123F1A" w16cid:durableId="751C699B"/>
  <w16cid:commentId w16cid:paraId="54EAE21B" w16cid:durableId="1530EDF8"/>
  <w16cid:commentId w16cid:paraId="1372A9CF" w16cid:durableId="4961FA90"/>
  <w16cid:commentId w16cid:paraId="7C5B0093" w16cid:durableId="6A02570B"/>
  <w16cid:commentId w16cid:paraId="2E068F8F" w16cid:durableId="0DEEF8EE"/>
  <w16cid:commentId w16cid:paraId="00E9B610" w16cid:durableId="48FFC7FB"/>
  <w16cid:commentId w16cid:paraId="5ECBC294" w16cid:durableId="1774DD9F"/>
  <w16cid:commentId w16cid:paraId="73355C21" w16cid:durableId="471831F7"/>
  <w16cid:commentId w16cid:paraId="738DF827" w16cid:durableId="0444964E"/>
  <w16cid:commentId w16cid:paraId="1E1D887F" w16cid:durableId="2158338F"/>
  <w16cid:commentId w16cid:paraId="5ECA49DB" w16cid:durableId="3D685497"/>
  <w16cid:commentId w16cid:paraId="5C60E77E" w16cid:durableId="7A0637A4"/>
  <w16cid:commentId w16cid:paraId="323BB65D" w16cid:durableId="4442430C"/>
  <w16cid:commentId w16cid:paraId="02D037D2" w16cid:durableId="59F9E330"/>
  <w16cid:commentId w16cid:paraId="12AA6DBB" w16cid:durableId="11327122"/>
  <w16cid:commentId w16cid:paraId="4E8D48B5" w16cid:durableId="7232B3C5"/>
  <w16cid:commentId w16cid:paraId="0B2AF79B" w16cid:durableId="72074472"/>
  <w16cid:commentId w16cid:paraId="6926C9A4" w16cid:durableId="2B9CED25"/>
  <w16cid:commentId w16cid:paraId="742CB41B" w16cid:durableId="5BE7255B"/>
  <w16cid:commentId w16cid:paraId="31273737" w16cid:durableId="363EBD5B"/>
  <w16cid:commentId w16cid:paraId="4F77CAAB" w16cid:durableId="35D8B584"/>
  <w16cid:commentId w16cid:paraId="7184FBFE" w16cid:durableId="6D4F149A"/>
  <w16cid:commentId w16cid:paraId="60655C3B" w16cid:durableId="7AE2BF9C"/>
  <w16cid:commentId w16cid:paraId="0F264AA4" w16cid:durableId="510277B5"/>
  <w16cid:commentId w16cid:paraId="0FD9598C" w16cid:durableId="507652E7"/>
  <w16cid:commentId w16cid:paraId="2C97879B" w16cid:durableId="5B4F3197"/>
  <w16cid:commentId w16cid:paraId="673D594A" w16cid:durableId="7F95F628"/>
  <w16cid:commentId w16cid:paraId="2F83085E" w16cid:durableId="4D69F19E"/>
  <w16cid:commentId w16cid:paraId="3A1CE642" w16cid:durableId="1EA31C3F"/>
  <w16cid:commentId w16cid:paraId="4995DFFA" w16cid:durableId="72B6CC3F"/>
  <w16cid:commentId w16cid:paraId="61225E7B" w16cid:durableId="2CE37B6F"/>
  <w16cid:commentId w16cid:paraId="4B3BFA2F" w16cid:durableId="689D2067"/>
  <w16cid:commentId w16cid:paraId="650D7D31" w16cid:durableId="293A5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1581D" w14:textId="77777777" w:rsidR="00E95C40" w:rsidRDefault="00E95C40">
      <w:r>
        <w:separator/>
      </w:r>
    </w:p>
    <w:p w14:paraId="6D3E41F9" w14:textId="77777777" w:rsidR="00E95C40" w:rsidRDefault="00E95C40"/>
  </w:endnote>
  <w:endnote w:type="continuationSeparator" w:id="0">
    <w:p w14:paraId="2F30FDE2" w14:textId="77777777" w:rsidR="00E95C40" w:rsidRDefault="00E95C40">
      <w:r>
        <w:continuationSeparator/>
      </w:r>
    </w:p>
    <w:p w14:paraId="05889F39" w14:textId="77777777" w:rsidR="00E95C40" w:rsidRDefault="00E95C40"/>
  </w:endnote>
  <w:endnote w:type="continuationNotice" w:id="1">
    <w:p w14:paraId="6D68539C" w14:textId="77777777" w:rsidR="00E95C40" w:rsidRDefault="00E95C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ocs-Robot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2626CA06"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38643B">
      <w:rPr>
        <w:sz w:val="20"/>
      </w:rPr>
      <w:t>4</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9111" w14:textId="77777777" w:rsidR="00E95C40" w:rsidRDefault="00E95C40">
      <w:r>
        <w:separator/>
      </w:r>
    </w:p>
    <w:p w14:paraId="12860ADA" w14:textId="77777777" w:rsidR="00E95C40" w:rsidRDefault="00E95C40"/>
  </w:footnote>
  <w:footnote w:type="continuationSeparator" w:id="0">
    <w:p w14:paraId="2D2458EF" w14:textId="77777777" w:rsidR="00E95C40" w:rsidRDefault="00E95C40">
      <w:r>
        <w:continuationSeparator/>
      </w:r>
    </w:p>
    <w:p w14:paraId="66749493" w14:textId="77777777" w:rsidR="00E95C40" w:rsidRDefault="00E95C40"/>
  </w:footnote>
  <w:footnote w:type="continuationNotice" w:id="1">
    <w:p w14:paraId="16A002E9" w14:textId="77777777" w:rsidR="00E95C40" w:rsidRDefault="00E95C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7849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3D870AD"/>
    <w:multiLevelType w:val="hybridMultilevel"/>
    <w:tmpl w:val="BA34DD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30490D67"/>
    <w:multiLevelType w:val="hybridMultilevel"/>
    <w:tmpl w:val="A85EB94A"/>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6" w15:restartNumberingAfterBreak="0">
    <w:nsid w:val="35AA7E7D"/>
    <w:multiLevelType w:val="multilevel"/>
    <w:tmpl w:val="8DD0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C157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725508C2"/>
    <w:multiLevelType w:val="hybridMultilevel"/>
    <w:tmpl w:val="719CFC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30513403">
    <w:abstractNumId w:val="0"/>
  </w:num>
  <w:num w:numId="2" w16cid:durableId="1466892385">
    <w:abstractNumId w:val="2"/>
  </w:num>
  <w:num w:numId="3" w16cid:durableId="12975683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4336953">
    <w:abstractNumId w:val="1"/>
  </w:num>
  <w:num w:numId="5" w16cid:durableId="6251629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837662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60047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22042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7067136">
    <w:abstractNumId w:val="0"/>
  </w:num>
  <w:num w:numId="10" w16cid:durableId="1280724559">
    <w:abstractNumId w:val="0"/>
  </w:num>
  <w:num w:numId="11" w16cid:durableId="1450274630">
    <w:abstractNumId w:val="8"/>
  </w:num>
  <w:num w:numId="12" w16cid:durableId="228852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89379458">
    <w:abstractNumId w:val="4"/>
  </w:num>
  <w:num w:numId="14" w16cid:durableId="1401709305">
    <w:abstractNumId w:val="5"/>
  </w:num>
  <w:num w:numId="15" w16cid:durableId="158692763">
    <w:abstractNumId w:val="3"/>
  </w:num>
  <w:num w:numId="16" w16cid:durableId="1468814879">
    <w:abstractNumId w:val="6"/>
  </w:num>
  <w:num w:numId="17" w16cid:durableId="293872828">
    <w:abstractNumId w:val="9"/>
  </w:num>
  <w:num w:numId="18" w16cid:durableId="27125550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608E9"/>
    <w:rsid w:val="00062602"/>
    <w:rsid w:val="000632C1"/>
    <w:rsid w:val="000667DF"/>
    <w:rsid w:val="00075792"/>
    <w:rsid w:val="000758B7"/>
    <w:rsid w:val="000A104C"/>
    <w:rsid w:val="000A125D"/>
    <w:rsid w:val="000A3EAB"/>
    <w:rsid w:val="000A7C35"/>
    <w:rsid w:val="000B1065"/>
    <w:rsid w:val="000B1293"/>
    <w:rsid w:val="000B2318"/>
    <w:rsid w:val="000B3868"/>
    <w:rsid w:val="000B78CA"/>
    <w:rsid w:val="000C1926"/>
    <w:rsid w:val="000C1A18"/>
    <w:rsid w:val="000D0425"/>
    <w:rsid w:val="000D34FB"/>
    <w:rsid w:val="000D6A35"/>
    <w:rsid w:val="000E039E"/>
    <w:rsid w:val="000E27F9"/>
    <w:rsid w:val="000E2B1E"/>
    <w:rsid w:val="000E311F"/>
    <w:rsid w:val="000E3A68"/>
    <w:rsid w:val="000E5C46"/>
    <w:rsid w:val="000E659F"/>
    <w:rsid w:val="000E6CE0"/>
    <w:rsid w:val="000F0681"/>
    <w:rsid w:val="000F1EDD"/>
    <w:rsid w:val="000F25B4"/>
    <w:rsid w:val="000F2F2C"/>
    <w:rsid w:val="000F77E3"/>
    <w:rsid w:val="00100AAB"/>
    <w:rsid w:val="00107B02"/>
    <w:rsid w:val="00111598"/>
    <w:rsid w:val="001164FE"/>
    <w:rsid w:val="00120B7A"/>
    <w:rsid w:val="00122D14"/>
    <w:rsid w:val="00122EBD"/>
    <w:rsid w:val="00125B8C"/>
    <w:rsid w:val="00133208"/>
    <w:rsid w:val="00134B67"/>
    <w:rsid w:val="001364ED"/>
    <w:rsid w:val="00142E14"/>
    <w:rsid w:val="00154B09"/>
    <w:rsid w:val="001554E9"/>
    <w:rsid w:val="00162BF1"/>
    <w:rsid w:val="001647EC"/>
    <w:rsid w:val="0016560C"/>
    <w:rsid w:val="00181CAF"/>
    <w:rsid w:val="00187C64"/>
    <w:rsid w:val="001939C0"/>
    <w:rsid w:val="001A6292"/>
    <w:rsid w:val="001A6E83"/>
    <w:rsid w:val="001B2F1E"/>
    <w:rsid w:val="001B7764"/>
    <w:rsid w:val="001C11D7"/>
    <w:rsid w:val="001C1F87"/>
    <w:rsid w:val="001C5CBB"/>
    <w:rsid w:val="001D0061"/>
    <w:rsid w:val="001D18CC"/>
    <w:rsid w:val="001D78EC"/>
    <w:rsid w:val="00202F3F"/>
    <w:rsid w:val="0020737C"/>
    <w:rsid w:val="002073CD"/>
    <w:rsid w:val="0021489E"/>
    <w:rsid w:val="0021536F"/>
    <w:rsid w:val="00217053"/>
    <w:rsid w:val="002176F3"/>
    <w:rsid w:val="00217888"/>
    <w:rsid w:val="00224680"/>
    <w:rsid w:val="00224BB2"/>
    <w:rsid w:val="0023016C"/>
    <w:rsid w:val="00235240"/>
    <w:rsid w:val="002368FD"/>
    <w:rsid w:val="002440B0"/>
    <w:rsid w:val="00245FA2"/>
    <w:rsid w:val="00246506"/>
    <w:rsid w:val="0025495C"/>
    <w:rsid w:val="00256F17"/>
    <w:rsid w:val="002646AE"/>
    <w:rsid w:val="00267043"/>
    <w:rsid w:val="00271D5F"/>
    <w:rsid w:val="00274D76"/>
    <w:rsid w:val="0028617A"/>
    <w:rsid w:val="002879A7"/>
    <w:rsid w:val="00291817"/>
    <w:rsid w:val="0029372D"/>
    <w:rsid w:val="0029608A"/>
    <w:rsid w:val="002A3E33"/>
    <w:rsid w:val="002A5310"/>
    <w:rsid w:val="002B4718"/>
    <w:rsid w:val="002B4C10"/>
    <w:rsid w:val="002D05A9"/>
    <w:rsid w:val="002D1DD6"/>
    <w:rsid w:val="002D1ED2"/>
    <w:rsid w:val="002E179E"/>
    <w:rsid w:val="002E5BDE"/>
    <w:rsid w:val="002E6DD1"/>
    <w:rsid w:val="002F027E"/>
    <w:rsid w:val="002F1111"/>
    <w:rsid w:val="002F240A"/>
    <w:rsid w:val="002F5469"/>
    <w:rsid w:val="002F5C20"/>
    <w:rsid w:val="0030215B"/>
    <w:rsid w:val="00302CAB"/>
    <w:rsid w:val="00312CEA"/>
    <w:rsid w:val="00327CB1"/>
    <w:rsid w:val="00335048"/>
    <w:rsid w:val="003354F9"/>
    <w:rsid w:val="00340B6D"/>
    <w:rsid w:val="0034274F"/>
    <w:rsid w:val="00344540"/>
    <w:rsid w:val="003466AA"/>
    <w:rsid w:val="0035171B"/>
    <w:rsid w:val="00353404"/>
    <w:rsid w:val="00362443"/>
    <w:rsid w:val="003654FC"/>
    <w:rsid w:val="00372CA8"/>
    <w:rsid w:val="00383087"/>
    <w:rsid w:val="00384FA1"/>
    <w:rsid w:val="0038643B"/>
    <w:rsid w:val="00395463"/>
    <w:rsid w:val="003A2B7D"/>
    <w:rsid w:val="003A4A75"/>
    <w:rsid w:val="003B647A"/>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5FCD"/>
    <w:rsid w:val="004517A4"/>
    <w:rsid w:val="00454566"/>
    <w:rsid w:val="004547DC"/>
    <w:rsid w:val="00460542"/>
    <w:rsid w:val="004673CE"/>
    <w:rsid w:val="00467DB6"/>
    <w:rsid w:val="00476C78"/>
    <w:rsid w:val="0048576D"/>
    <w:rsid w:val="004861CE"/>
    <w:rsid w:val="00493FCF"/>
    <w:rsid w:val="0049495C"/>
    <w:rsid w:val="00497EF6"/>
    <w:rsid w:val="004A6663"/>
    <w:rsid w:val="004B0996"/>
    <w:rsid w:val="004B15F7"/>
    <w:rsid w:val="004B1EAD"/>
    <w:rsid w:val="004B6B8F"/>
    <w:rsid w:val="004B6E8A"/>
    <w:rsid w:val="004B7511"/>
    <w:rsid w:val="004C57B2"/>
    <w:rsid w:val="004D1E30"/>
    <w:rsid w:val="004D43A6"/>
    <w:rsid w:val="004E057C"/>
    <w:rsid w:val="004E4DA7"/>
    <w:rsid w:val="004E6619"/>
    <w:rsid w:val="004E698D"/>
    <w:rsid w:val="004F3135"/>
    <w:rsid w:val="004F628A"/>
    <w:rsid w:val="00503373"/>
    <w:rsid w:val="00510161"/>
    <w:rsid w:val="00515C87"/>
    <w:rsid w:val="00516075"/>
    <w:rsid w:val="00520403"/>
    <w:rsid w:val="0052095A"/>
    <w:rsid w:val="00524FB2"/>
    <w:rsid w:val="00536336"/>
    <w:rsid w:val="005404CF"/>
    <w:rsid w:val="00542ED7"/>
    <w:rsid w:val="0054375D"/>
    <w:rsid w:val="00550D4A"/>
    <w:rsid w:val="00551BD4"/>
    <w:rsid w:val="005529DD"/>
    <w:rsid w:val="00554256"/>
    <w:rsid w:val="00563566"/>
    <w:rsid w:val="00564A29"/>
    <w:rsid w:val="00564FBC"/>
    <w:rsid w:val="005705A9"/>
    <w:rsid w:val="00572864"/>
    <w:rsid w:val="00573A96"/>
    <w:rsid w:val="005765E0"/>
    <w:rsid w:val="00581411"/>
    <w:rsid w:val="005816A3"/>
    <w:rsid w:val="0058307E"/>
    <w:rsid w:val="0058618A"/>
    <w:rsid w:val="005862B6"/>
    <w:rsid w:val="00593306"/>
    <w:rsid w:val="00594B25"/>
    <w:rsid w:val="005A4952"/>
    <w:rsid w:val="005B0062"/>
    <w:rsid w:val="005B0963"/>
    <w:rsid w:val="005B20A1"/>
    <w:rsid w:val="005B2478"/>
    <w:rsid w:val="005B6A00"/>
    <w:rsid w:val="005D0979"/>
    <w:rsid w:val="005D5B88"/>
    <w:rsid w:val="005E1019"/>
    <w:rsid w:val="005E35F3"/>
    <w:rsid w:val="005E400D"/>
    <w:rsid w:val="005E4D96"/>
    <w:rsid w:val="005E626C"/>
    <w:rsid w:val="005E698D"/>
    <w:rsid w:val="005F09F1"/>
    <w:rsid w:val="005F2235"/>
    <w:rsid w:val="005F645A"/>
    <w:rsid w:val="00606F9D"/>
    <w:rsid w:val="006118D1"/>
    <w:rsid w:val="00616DFE"/>
    <w:rsid w:val="00620605"/>
    <w:rsid w:val="00620D93"/>
    <w:rsid w:val="00623C76"/>
    <w:rsid w:val="0062576D"/>
    <w:rsid w:val="00625788"/>
    <w:rsid w:val="0063277E"/>
    <w:rsid w:val="006426D5"/>
    <w:rsid w:val="006456AC"/>
    <w:rsid w:val="006466FF"/>
    <w:rsid w:val="0065248F"/>
    <w:rsid w:val="00656C00"/>
    <w:rsid w:val="00661967"/>
    <w:rsid w:val="00663C77"/>
    <w:rsid w:val="006656B5"/>
    <w:rsid w:val="0066664D"/>
    <w:rsid w:val="00671B49"/>
    <w:rsid w:val="006727A4"/>
    <w:rsid w:val="006810BA"/>
    <w:rsid w:val="00695745"/>
    <w:rsid w:val="006A0A1A"/>
    <w:rsid w:val="006A1CC6"/>
    <w:rsid w:val="006A3E43"/>
    <w:rsid w:val="006A6460"/>
    <w:rsid w:val="006A7040"/>
    <w:rsid w:val="006A7C29"/>
    <w:rsid w:val="006B104E"/>
    <w:rsid w:val="006B4F09"/>
    <w:rsid w:val="006B5AEA"/>
    <w:rsid w:val="006B6383"/>
    <w:rsid w:val="006B63DE"/>
    <w:rsid w:val="006B640D"/>
    <w:rsid w:val="006C4279"/>
    <w:rsid w:val="006C4F0D"/>
    <w:rsid w:val="006C61FA"/>
    <w:rsid w:val="006D0896"/>
    <w:rsid w:val="006D5926"/>
    <w:rsid w:val="006E29F5"/>
    <w:rsid w:val="006E61CB"/>
    <w:rsid w:val="006F27F1"/>
    <w:rsid w:val="006F2CC7"/>
    <w:rsid w:val="00701F65"/>
    <w:rsid w:val="0070391A"/>
    <w:rsid w:val="00704704"/>
    <w:rsid w:val="00706486"/>
    <w:rsid w:val="00712890"/>
    <w:rsid w:val="0071616D"/>
    <w:rsid w:val="00721822"/>
    <w:rsid w:val="00724B68"/>
    <w:rsid w:val="00725368"/>
    <w:rsid w:val="00727301"/>
    <w:rsid w:val="007304F3"/>
    <w:rsid w:val="00733FF9"/>
    <w:rsid w:val="0074460A"/>
    <w:rsid w:val="00745B17"/>
    <w:rsid w:val="00752825"/>
    <w:rsid w:val="00754E20"/>
    <w:rsid w:val="007554DF"/>
    <w:rsid w:val="0075776D"/>
    <w:rsid w:val="007613FB"/>
    <w:rsid w:val="00766AE1"/>
    <w:rsid w:val="007722BF"/>
    <w:rsid w:val="00774FCD"/>
    <w:rsid w:val="00775223"/>
    <w:rsid w:val="00780D0D"/>
    <w:rsid w:val="00784B28"/>
    <w:rsid w:val="007854B3"/>
    <w:rsid w:val="00785D92"/>
    <w:rsid w:val="0078787D"/>
    <w:rsid w:val="00787FA8"/>
    <w:rsid w:val="007915EC"/>
    <w:rsid w:val="007A2117"/>
    <w:rsid w:val="007A56D7"/>
    <w:rsid w:val="007C0564"/>
    <w:rsid w:val="007C080E"/>
    <w:rsid w:val="007C45C4"/>
    <w:rsid w:val="007D10F2"/>
    <w:rsid w:val="007D385E"/>
    <w:rsid w:val="007D5CD4"/>
    <w:rsid w:val="007D5DC5"/>
    <w:rsid w:val="007D75DF"/>
    <w:rsid w:val="007E20BF"/>
    <w:rsid w:val="007E67A0"/>
    <w:rsid w:val="007E730D"/>
    <w:rsid w:val="007F3CFA"/>
    <w:rsid w:val="007F403E"/>
    <w:rsid w:val="007F6F23"/>
    <w:rsid w:val="00802A84"/>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DD"/>
    <w:rsid w:val="00866EA3"/>
    <w:rsid w:val="0087190C"/>
    <w:rsid w:val="00871A41"/>
    <w:rsid w:val="00876529"/>
    <w:rsid w:val="00877B61"/>
    <w:rsid w:val="00886D76"/>
    <w:rsid w:val="008971BC"/>
    <w:rsid w:val="008A4A26"/>
    <w:rsid w:val="008A4FA9"/>
    <w:rsid w:val="008B0A07"/>
    <w:rsid w:val="008B5B86"/>
    <w:rsid w:val="008C0A74"/>
    <w:rsid w:val="008C0D3E"/>
    <w:rsid w:val="008C1495"/>
    <w:rsid w:val="008C5E2A"/>
    <w:rsid w:val="008C78FA"/>
    <w:rsid w:val="008D69C5"/>
    <w:rsid w:val="008D7404"/>
    <w:rsid w:val="008E0BD3"/>
    <w:rsid w:val="008E41CE"/>
    <w:rsid w:val="008F41C6"/>
    <w:rsid w:val="008F4A87"/>
    <w:rsid w:val="008F70AD"/>
    <w:rsid w:val="009022BF"/>
    <w:rsid w:val="009035A0"/>
    <w:rsid w:val="00906944"/>
    <w:rsid w:val="00911CD9"/>
    <w:rsid w:val="00912B71"/>
    <w:rsid w:val="00913C29"/>
    <w:rsid w:val="009143BC"/>
    <w:rsid w:val="00922825"/>
    <w:rsid w:val="00931632"/>
    <w:rsid w:val="00932C92"/>
    <w:rsid w:val="009349F5"/>
    <w:rsid w:val="009368E6"/>
    <w:rsid w:val="00937465"/>
    <w:rsid w:val="00945053"/>
    <w:rsid w:val="009454E4"/>
    <w:rsid w:val="009549BF"/>
    <w:rsid w:val="009572BE"/>
    <w:rsid w:val="00957B40"/>
    <w:rsid w:val="0096683A"/>
    <w:rsid w:val="00982113"/>
    <w:rsid w:val="00983736"/>
    <w:rsid w:val="00984240"/>
    <w:rsid w:val="00984EDE"/>
    <w:rsid w:val="00985FAF"/>
    <w:rsid w:val="00986F59"/>
    <w:rsid w:val="0098742E"/>
    <w:rsid w:val="00995B07"/>
    <w:rsid w:val="00997897"/>
    <w:rsid w:val="009A2619"/>
    <w:rsid w:val="009A2763"/>
    <w:rsid w:val="009A49EF"/>
    <w:rsid w:val="009A7C04"/>
    <w:rsid w:val="009B10D6"/>
    <w:rsid w:val="009B44A3"/>
    <w:rsid w:val="009B62F9"/>
    <w:rsid w:val="009B78EE"/>
    <w:rsid w:val="009C0258"/>
    <w:rsid w:val="009C65DA"/>
    <w:rsid w:val="009D65D0"/>
    <w:rsid w:val="009D7E91"/>
    <w:rsid w:val="009E54F4"/>
    <w:rsid w:val="009F0015"/>
    <w:rsid w:val="009F2BFA"/>
    <w:rsid w:val="009F4D0A"/>
    <w:rsid w:val="00A021CD"/>
    <w:rsid w:val="00A03A3D"/>
    <w:rsid w:val="00A0507C"/>
    <w:rsid w:val="00A0528B"/>
    <w:rsid w:val="00A11D32"/>
    <w:rsid w:val="00A1375E"/>
    <w:rsid w:val="00A13AC3"/>
    <w:rsid w:val="00A235BB"/>
    <w:rsid w:val="00A254F8"/>
    <w:rsid w:val="00A331C1"/>
    <w:rsid w:val="00A4525B"/>
    <w:rsid w:val="00A46B48"/>
    <w:rsid w:val="00A50EAF"/>
    <w:rsid w:val="00A541F8"/>
    <w:rsid w:val="00A57F77"/>
    <w:rsid w:val="00A602F9"/>
    <w:rsid w:val="00A650EE"/>
    <w:rsid w:val="00A65A95"/>
    <w:rsid w:val="00A662C8"/>
    <w:rsid w:val="00A67B39"/>
    <w:rsid w:val="00A71157"/>
    <w:rsid w:val="00A71C4F"/>
    <w:rsid w:val="00A71DDB"/>
    <w:rsid w:val="00A73C5A"/>
    <w:rsid w:val="00A7748B"/>
    <w:rsid w:val="00A804AD"/>
    <w:rsid w:val="00A81F83"/>
    <w:rsid w:val="00A849D4"/>
    <w:rsid w:val="00A867C2"/>
    <w:rsid w:val="00A966E6"/>
    <w:rsid w:val="00AB13E7"/>
    <w:rsid w:val="00AB2464"/>
    <w:rsid w:val="00AB2BE3"/>
    <w:rsid w:val="00AB504A"/>
    <w:rsid w:val="00AB61C0"/>
    <w:rsid w:val="00AB7834"/>
    <w:rsid w:val="00AC0494"/>
    <w:rsid w:val="00AC2150"/>
    <w:rsid w:val="00AC3C1B"/>
    <w:rsid w:val="00AC4D5F"/>
    <w:rsid w:val="00AD5E9A"/>
    <w:rsid w:val="00AE040E"/>
    <w:rsid w:val="00AE08DB"/>
    <w:rsid w:val="00AE2729"/>
    <w:rsid w:val="00AE5AE2"/>
    <w:rsid w:val="00AE5DBA"/>
    <w:rsid w:val="00AE7343"/>
    <w:rsid w:val="00AF5C67"/>
    <w:rsid w:val="00B00774"/>
    <w:rsid w:val="00B05B40"/>
    <w:rsid w:val="00B1458E"/>
    <w:rsid w:val="00B14C51"/>
    <w:rsid w:val="00B24742"/>
    <w:rsid w:val="00B44F11"/>
    <w:rsid w:val="00B52496"/>
    <w:rsid w:val="00B62979"/>
    <w:rsid w:val="00B6753D"/>
    <w:rsid w:val="00B70056"/>
    <w:rsid w:val="00B71F45"/>
    <w:rsid w:val="00B823A7"/>
    <w:rsid w:val="00B83B85"/>
    <w:rsid w:val="00B87D11"/>
    <w:rsid w:val="00B90FA5"/>
    <w:rsid w:val="00B919F1"/>
    <w:rsid w:val="00B94F95"/>
    <w:rsid w:val="00B96371"/>
    <w:rsid w:val="00BA0ADA"/>
    <w:rsid w:val="00BA1764"/>
    <w:rsid w:val="00BA35B7"/>
    <w:rsid w:val="00BA54F0"/>
    <w:rsid w:val="00BA7676"/>
    <w:rsid w:val="00BB3651"/>
    <w:rsid w:val="00BB468D"/>
    <w:rsid w:val="00BC0E8D"/>
    <w:rsid w:val="00BC4C3A"/>
    <w:rsid w:val="00BC511F"/>
    <w:rsid w:val="00BC7163"/>
    <w:rsid w:val="00BD255A"/>
    <w:rsid w:val="00BD52B0"/>
    <w:rsid w:val="00BE4CD4"/>
    <w:rsid w:val="00BE6551"/>
    <w:rsid w:val="00BF093B"/>
    <w:rsid w:val="00BF5381"/>
    <w:rsid w:val="00C049F0"/>
    <w:rsid w:val="00C0531E"/>
    <w:rsid w:val="00C06B2A"/>
    <w:rsid w:val="00C130B4"/>
    <w:rsid w:val="00C21123"/>
    <w:rsid w:val="00C211BE"/>
    <w:rsid w:val="00C21514"/>
    <w:rsid w:val="00C21895"/>
    <w:rsid w:val="00C25D05"/>
    <w:rsid w:val="00C26849"/>
    <w:rsid w:val="00C4244F"/>
    <w:rsid w:val="00C4260F"/>
    <w:rsid w:val="00C45104"/>
    <w:rsid w:val="00C573E8"/>
    <w:rsid w:val="00C632ED"/>
    <w:rsid w:val="00C66150"/>
    <w:rsid w:val="00C66850"/>
    <w:rsid w:val="00C70EF5"/>
    <w:rsid w:val="00C756C5"/>
    <w:rsid w:val="00C82CAE"/>
    <w:rsid w:val="00C87D50"/>
    <w:rsid w:val="00C930A8"/>
    <w:rsid w:val="00CA3B74"/>
    <w:rsid w:val="00CA4B17"/>
    <w:rsid w:val="00CA5A08"/>
    <w:rsid w:val="00CA6CB8"/>
    <w:rsid w:val="00CA6CDB"/>
    <w:rsid w:val="00CB0CCD"/>
    <w:rsid w:val="00CB5743"/>
    <w:rsid w:val="00CC3524"/>
    <w:rsid w:val="00CC7608"/>
    <w:rsid w:val="00CD040E"/>
    <w:rsid w:val="00CD27BE"/>
    <w:rsid w:val="00CD37A5"/>
    <w:rsid w:val="00CD40AC"/>
    <w:rsid w:val="00CD6F0F"/>
    <w:rsid w:val="00CE0762"/>
    <w:rsid w:val="00CE0BB7"/>
    <w:rsid w:val="00CE3566"/>
    <w:rsid w:val="00CE385B"/>
    <w:rsid w:val="00CE3B00"/>
    <w:rsid w:val="00CE3E9A"/>
    <w:rsid w:val="00CE40C5"/>
    <w:rsid w:val="00CE5187"/>
    <w:rsid w:val="00CF00B0"/>
    <w:rsid w:val="00CF6E39"/>
    <w:rsid w:val="00CF72DA"/>
    <w:rsid w:val="00D1473E"/>
    <w:rsid w:val="00D159B2"/>
    <w:rsid w:val="00D15B4E"/>
    <w:rsid w:val="00D17378"/>
    <w:rsid w:val="00D177E7"/>
    <w:rsid w:val="00D20727"/>
    <w:rsid w:val="00D2079F"/>
    <w:rsid w:val="00D25073"/>
    <w:rsid w:val="00D30D57"/>
    <w:rsid w:val="00D41FF3"/>
    <w:rsid w:val="00D425A9"/>
    <w:rsid w:val="00D42667"/>
    <w:rsid w:val="00D447EF"/>
    <w:rsid w:val="00D505E2"/>
    <w:rsid w:val="00D536DD"/>
    <w:rsid w:val="00D54A6C"/>
    <w:rsid w:val="00D62CCB"/>
    <w:rsid w:val="00D660BD"/>
    <w:rsid w:val="00D7302C"/>
    <w:rsid w:val="00D7463D"/>
    <w:rsid w:val="00D804E0"/>
    <w:rsid w:val="00D80F5A"/>
    <w:rsid w:val="00D84E4A"/>
    <w:rsid w:val="00D85906"/>
    <w:rsid w:val="00DA4540"/>
    <w:rsid w:val="00DA5252"/>
    <w:rsid w:val="00DA587E"/>
    <w:rsid w:val="00DB3052"/>
    <w:rsid w:val="00DC0718"/>
    <w:rsid w:val="00DC07E7"/>
    <w:rsid w:val="00DC1ADF"/>
    <w:rsid w:val="00DC2D17"/>
    <w:rsid w:val="00DD442E"/>
    <w:rsid w:val="00DE23BF"/>
    <w:rsid w:val="00DE28F3"/>
    <w:rsid w:val="00DE3981"/>
    <w:rsid w:val="00DE40DD"/>
    <w:rsid w:val="00DE7755"/>
    <w:rsid w:val="00DF0058"/>
    <w:rsid w:val="00DF059A"/>
    <w:rsid w:val="00DF060A"/>
    <w:rsid w:val="00DF6B61"/>
    <w:rsid w:val="00DF6D19"/>
    <w:rsid w:val="00DF70F5"/>
    <w:rsid w:val="00E10EB6"/>
    <w:rsid w:val="00E12996"/>
    <w:rsid w:val="00E2252C"/>
    <w:rsid w:val="00E270C0"/>
    <w:rsid w:val="00E27CD4"/>
    <w:rsid w:val="00E306AF"/>
    <w:rsid w:val="00E36D82"/>
    <w:rsid w:val="00E36EE8"/>
    <w:rsid w:val="00E460B9"/>
    <w:rsid w:val="00E476A7"/>
    <w:rsid w:val="00E55836"/>
    <w:rsid w:val="00E55E9E"/>
    <w:rsid w:val="00E6185C"/>
    <w:rsid w:val="00E625D2"/>
    <w:rsid w:val="00E67121"/>
    <w:rsid w:val="00E7198D"/>
    <w:rsid w:val="00E735AF"/>
    <w:rsid w:val="00E74CA6"/>
    <w:rsid w:val="00E754EB"/>
    <w:rsid w:val="00E75E3D"/>
    <w:rsid w:val="00E84E05"/>
    <w:rsid w:val="00E86A3F"/>
    <w:rsid w:val="00E90325"/>
    <w:rsid w:val="00E95C40"/>
    <w:rsid w:val="00E969B0"/>
    <w:rsid w:val="00E9731C"/>
    <w:rsid w:val="00EA1C8B"/>
    <w:rsid w:val="00EA4E4C"/>
    <w:rsid w:val="00EA5DA5"/>
    <w:rsid w:val="00EB341A"/>
    <w:rsid w:val="00EB6C80"/>
    <w:rsid w:val="00EB776E"/>
    <w:rsid w:val="00EC0184"/>
    <w:rsid w:val="00EC16CD"/>
    <w:rsid w:val="00EC5071"/>
    <w:rsid w:val="00ED06D9"/>
    <w:rsid w:val="00EE29D1"/>
    <w:rsid w:val="00EE3274"/>
    <w:rsid w:val="00EE7E3E"/>
    <w:rsid w:val="00EF63AB"/>
    <w:rsid w:val="00F017AF"/>
    <w:rsid w:val="00F041C4"/>
    <w:rsid w:val="00F1598C"/>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5775F"/>
    <w:rsid w:val="00F640BF"/>
    <w:rsid w:val="00F64778"/>
    <w:rsid w:val="00F70754"/>
    <w:rsid w:val="00F85DEE"/>
    <w:rsid w:val="00F879A1"/>
    <w:rsid w:val="00F92FC4"/>
    <w:rsid w:val="00F94778"/>
    <w:rsid w:val="00F96EE3"/>
    <w:rsid w:val="00F9793C"/>
    <w:rsid w:val="00F97E10"/>
    <w:rsid w:val="00FA0C14"/>
    <w:rsid w:val="00FB3BA6"/>
    <w:rsid w:val="00FB4715"/>
    <w:rsid w:val="00FB4B02"/>
    <w:rsid w:val="00FB619E"/>
    <w:rsid w:val="00FC0322"/>
    <w:rsid w:val="00FC2D40"/>
    <w:rsid w:val="00FC3600"/>
    <w:rsid w:val="00FC565B"/>
    <w:rsid w:val="00FD3DFC"/>
    <w:rsid w:val="00FD6E73"/>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BE4CD4"/>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jc w:val="both"/>
      <w:outlineLvl w:val="4"/>
    </w:pPr>
    <w:rPr>
      <w:color w:val="000000"/>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NormalWeb">
    <w:name w:val="Normal (Web)"/>
    <w:basedOn w:val="Normal"/>
    <w:uiPriority w:val="99"/>
    <w:unhideWhenUsed/>
    <w:rsid w:val="0038643B"/>
    <w:pPr>
      <w:keepNext w:val="0"/>
      <w:keepLines w:val="0"/>
      <w:spacing w:before="100" w:beforeAutospacing="1" w:after="100" w:afterAutospacing="1"/>
    </w:pPr>
  </w:style>
  <w:style w:type="paragraph" w:styleId="PargrafodaLista">
    <w:name w:val="List Paragraph"/>
    <w:basedOn w:val="Normal"/>
    <w:uiPriority w:val="34"/>
    <w:qFormat/>
    <w:rsid w:val="00BE4CD4"/>
    <w:pPr>
      <w:ind w:left="720"/>
      <w:contextualSpacing/>
    </w:pPr>
  </w:style>
  <w:style w:type="character" w:customStyle="1" w:styleId="apple-tab-span">
    <w:name w:val="apple-tab-span"/>
    <w:basedOn w:val="Fontepargpadro"/>
    <w:rsid w:val="00BD52B0"/>
  </w:style>
  <w:style w:type="paragraph" w:customStyle="1" w:styleId="TF-TEXTOQUADRO">
    <w:name w:val="TF-TEXTO QUADRO"/>
    <w:rsid w:val="00B83B85"/>
    <w:pPr>
      <w:keepNext/>
      <w:keepLines/>
    </w:pPr>
  </w:style>
  <w:style w:type="paragraph" w:styleId="Reviso">
    <w:name w:val="Revision"/>
    <w:hidden/>
    <w:uiPriority w:val="99"/>
    <w:semiHidden/>
    <w:rsid w:val="002D1ED2"/>
    <w:rPr>
      <w:sz w:val="24"/>
      <w:szCs w:val="24"/>
    </w:rPr>
  </w:style>
  <w:style w:type="character" w:styleId="Refdecomentrio">
    <w:name w:val="annotation reference"/>
    <w:basedOn w:val="Fontepargpadro"/>
    <w:uiPriority w:val="99"/>
    <w:semiHidden/>
    <w:unhideWhenUsed/>
    <w:rsid w:val="002D1ED2"/>
    <w:rPr>
      <w:sz w:val="16"/>
      <w:szCs w:val="16"/>
    </w:rPr>
  </w:style>
  <w:style w:type="paragraph" w:styleId="Textodecomentrio">
    <w:name w:val="annotation text"/>
    <w:basedOn w:val="Normal"/>
    <w:link w:val="TextodecomentrioChar"/>
    <w:uiPriority w:val="99"/>
    <w:semiHidden/>
    <w:unhideWhenUsed/>
    <w:rsid w:val="002D1ED2"/>
    <w:rPr>
      <w:sz w:val="20"/>
      <w:szCs w:val="20"/>
    </w:rPr>
  </w:style>
  <w:style w:type="character" w:customStyle="1" w:styleId="TextodecomentrioChar">
    <w:name w:val="Texto de comentário Char"/>
    <w:basedOn w:val="Fontepargpadro"/>
    <w:link w:val="Textodecomentrio"/>
    <w:uiPriority w:val="99"/>
    <w:semiHidden/>
    <w:rsid w:val="002D1ED2"/>
  </w:style>
  <w:style w:type="paragraph" w:styleId="Assuntodocomentrio">
    <w:name w:val="annotation subject"/>
    <w:basedOn w:val="Textodecomentrio"/>
    <w:next w:val="Textodecomentrio"/>
    <w:link w:val="AssuntodocomentrioChar"/>
    <w:uiPriority w:val="99"/>
    <w:semiHidden/>
    <w:unhideWhenUsed/>
    <w:rsid w:val="002D1ED2"/>
    <w:rPr>
      <w:b/>
      <w:bCs/>
    </w:rPr>
  </w:style>
  <w:style w:type="character" w:customStyle="1" w:styleId="AssuntodocomentrioChar">
    <w:name w:val="Assunto do comentário Char"/>
    <w:basedOn w:val="TextodecomentrioChar"/>
    <w:link w:val="Assuntodocomentrio"/>
    <w:uiPriority w:val="99"/>
    <w:semiHidden/>
    <w:rsid w:val="002D1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413272">
      <w:bodyDiv w:val="1"/>
      <w:marLeft w:val="0"/>
      <w:marRight w:val="0"/>
      <w:marTop w:val="0"/>
      <w:marBottom w:val="0"/>
      <w:divBdr>
        <w:top w:val="none" w:sz="0" w:space="0" w:color="auto"/>
        <w:left w:val="none" w:sz="0" w:space="0" w:color="auto"/>
        <w:bottom w:val="none" w:sz="0" w:space="0" w:color="auto"/>
        <w:right w:val="none" w:sz="0" w:space="0" w:color="auto"/>
      </w:divBdr>
    </w:div>
    <w:div w:id="276450033">
      <w:bodyDiv w:val="1"/>
      <w:marLeft w:val="0"/>
      <w:marRight w:val="0"/>
      <w:marTop w:val="0"/>
      <w:marBottom w:val="0"/>
      <w:divBdr>
        <w:top w:val="none" w:sz="0" w:space="0" w:color="auto"/>
        <w:left w:val="none" w:sz="0" w:space="0" w:color="auto"/>
        <w:bottom w:val="none" w:sz="0" w:space="0" w:color="auto"/>
        <w:right w:val="none" w:sz="0" w:space="0" w:color="auto"/>
      </w:divBdr>
    </w:div>
    <w:div w:id="435293044">
      <w:bodyDiv w:val="1"/>
      <w:marLeft w:val="0"/>
      <w:marRight w:val="0"/>
      <w:marTop w:val="0"/>
      <w:marBottom w:val="0"/>
      <w:divBdr>
        <w:top w:val="none" w:sz="0" w:space="0" w:color="auto"/>
        <w:left w:val="none" w:sz="0" w:space="0" w:color="auto"/>
        <w:bottom w:val="none" w:sz="0" w:space="0" w:color="auto"/>
        <w:right w:val="none" w:sz="0" w:space="0" w:color="auto"/>
      </w:divBdr>
    </w:div>
    <w:div w:id="440145015">
      <w:bodyDiv w:val="1"/>
      <w:marLeft w:val="0"/>
      <w:marRight w:val="0"/>
      <w:marTop w:val="0"/>
      <w:marBottom w:val="0"/>
      <w:divBdr>
        <w:top w:val="none" w:sz="0" w:space="0" w:color="auto"/>
        <w:left w:val="none" w:sz="0" w:space="0" w:color="auto"/>
        <w:bottom w:val="none" w:sz="0" w:space="0" w:color="auto"/>
        <w:right w:val="none" w:sz="0" w:space="0" w:color="auto"/>
      </w:divBdr>
    </w:div>
    <w:div w:id="560747381">
      <w:bodyDiv w:val="1"/>
      <w:marLeft w:val="0"/>
      <w:marRight w:val="0"/>
      <w:marTop w:val="0"/>
      <w:marBottom w:val="0"/>
      <w:divBdr>
        <w:top w:val="none" w:sz="0" w:space="0" w:color="auto"/>
        <w:left w:val="none" w:sz="0" w:space="0" w:color="auto"/>
        <w:bottom w:val="none" w:sz="0" w:space="0" w:color="auto"/>
        <w:right w:val="none" w:sz="0" w:space="0" w:color="auto"/>
      </w:divBdr>
    </w:div>
    <w:div w:id="829443699">
      <w:bodyDiv w:val="1"/>
      <w:marLeft w:val="0"/>
      <w:marRight w:val="0"/>
      <w:marTop w:val="0"/>
      <w:marBottom w:val="0"/>
      <w:divBdr>
        <w:top w:val="none" w:sz="0" w:space="0" w:color="auto"/>
        <w:left w:val="none" w:sz="0" w:space="0" w:color="auto"/>
        <w:bottom w:val="none" w:sz="0" w:space="0" w:color="auto"/>
        <w:right w:val="none" w:sz="0" w:space="0" w:color="auto"/>
      </w:divBdr>
    </w:div>
    <w:div w:id="923686060">
      <w:bodyDiv w:val="1"/>
      <w:marLeft w:val="0"/>
      <w:marRight w:val="0"/>
      <w:marTop w:val="0"/>
      <w:marBottom w:val="0"/>
      <w:divBdr>
        <w:top w:val="none" w:sz="0" w:space="0" w:color="auto"/>
        <w:left w:val="none" w:sz="0" w:space="0" w:color="auto"/>
        <w:bottom w:val="none" w:sz="0" w:space="0" w:color="auto"/>
        <w:right w:val="none" w:sz="0" w:space="0" w:color="auto"/>
      </w:divBdr>
    </w:div>
    <w:div w:id="1086878253">
      <w:bodyDiv w:val="1"/>
      <w:marLeft w:val="0"/>
      <w:marRight w:val="0"/>
      <w:marTop w:val="0"/>
      <w:marBottom w:val="0"/>
      <w:divBdr>
        <w:top w:val="none" w:sz="0" w:space="0" w:color="auto"/>
        <w:left w:val="none" w:sz="0" w:space="0" w:color="auto"/>
        <w:bottom w:val="none" w:sz="0" w:space="0" w:color="auto"/>
        <w:right w:val="none" w:sz="0" w:space="0" w:color="auto"/>
      </w:divBdr>
    </w:div>
    <w:div w:id="1220633883">
      <w:bodyDiv w:val="1"/>
      <w:marLeft w:val="0"/>
      <w:marRight w:val="0"/>
      <w:marTop w:val="0"/>
      <w:marBottom w:val="0"/>
      <w:divBdr>
        <w:top w:val="none" w:sz="0" w:space="0" w:color="auto"/>
        <w:left w:val="none" w:sz="0" w:space="0" w:color="auto"/>
        <w:bottom w:val="none" w:sz="0" w:space="0" w:color="auto"/>
        <w:right w:val="none" w:sz="0" w:space="0" w:color="auto"/>
      </w:divBdr>
    </w:div>
    <w:div w:id="1255356479">
      <w:bodyDiv w:val="1"/>
      <w:marLeft w:val="0"/>
      <w:marRight w:val="0"/>
      <w:marTop w:val="0"/>
      <w:marBottom w:val="0"/>
      <w:divBdr>
        <w:top w:val="none" w:sz="0" w:space="0" w:color="auto"/>
        <w:left w:val="none" w:sz="0" w:space="0" w:color="auto"/>
        <w:bottom w:val="none" w:sz="0" w:space="0" w:color="auto"/>
        <w:right w:val="none" w:sz="0" w:space="0" w:color="auto"/>
      </w:divBdr>
    </w:div>
    <w:div w:id="1281718919">
      <w:bodyDiv w:val="1"/>
      <w:marLeft w:val="0"/>
      <w:marRight w:val="0"/>
      <w:marTop w:val="0"/>
      <w:marBottom w:val="0"/>
      <w:divBdr>
        <w:top w:val="none" w:sz="0" w:space="0" w:color="auto"/>
        <w:left w:val="none" w:sz="0" w:space="0" w:color="auto"/>
        <w:bottom w:val="none" w:sz="0" w:space="0" w:color="auto"/>
        <w:right w:val="none" w:sz="0" w:space="0" w:color="auto"/>
      </w:divBdr>
    </w:div>
    <w:div w:id="1431587711">
      <w:bodyDiv w:val="1"/>
      <w:marLeft w:val="0"/>
      <w:marRight w:val="0"/>
      <w:marTop w:val="0"/>
      <w:marBottom w:val="0"/>
      <w:divBdr>
        <w:top w:val="none" w:sz="0" w:space="0" w:color="auto"/>
        <w:left w:val="none" w:sz="0" w:space="0" w:color="auto"/>
        <w:bottom w:val="none" w:sz="0" w:space="0" w:color="auto"/>
        <w:right w:val="none" w:sz="0" w:space="0" w:color="auto"/>
      </w:divBdr>
    </w:div>
    <w:div w:id="1493525568">
      <w:bodyDiv w:val="1"/>
      <w:marLeft w:val="0"/>
      <w:marRight w:val="0"/>
      <w:marTop w:val="0"/>
      <w:marBottom w:val="0"/>
      <w:divBdr>
        <w:top w:val="none" w:sz="0" w:space="0" w:color="auto"/>
        <w:left w:val="none" w:sz="0" w:space="0" w:color="auto"/>
        <w:bottom w:val="none" w:sz="0" w:space="0" w:color="auto"/>
        <w:right w:val="none" w:sz="0" w:space="0" w:color="auto"/>
      </w:divBdr>
    </w:div>
    <w:div w:id="1583100305">
      <w:bodyDiv w:val="1"/>
      <w:marLeft w:val="0"/>
      <w:marRight w:val="0"/>
      <w:marTop w:val="0"/>
      <w:marBottom w:val="0"/>
      <w:divBdr>
        <w:top w:val="none" w:sz="0" w:space="0" w:color="auto"/>
        <w:left w:val="none" w:sz="0" w:space="0" w:color="auto"/>
        <w:bottom w:val="none" w:sz="0" w:space="0" w:color="auto"/>
        <w:right w:val="none" w:sz="0" w:space="0" w:color="auto"/>
      </w:divBdr>
    </w:div>
    <w:div w:id="1810435176">
      <w:bodyDiv w:val="1"/>
      <w:marLeft w:val="0"/>
      <w:marRight w:val="0"/>
      <w:marTop w:val="0"/>
      <w:marBottom w:val="0"/>
      <w:divBdr>
        <w:top w:val="none" w:sz="0" w:space="0" w:color="auto"/>
        <w:left w:val="none" w:sz="0" w:space="0" w:color="auto"/>
        <w:bottom w:val="none" w:sz="0" w:space="0" w:color="auto"/>
        <w:right w:val="none" w:sz="0" w:space="0" w:color="auto"/>
      </w:divBdr>
    </w:div>
    <w:div w:id="1858345270">
      <w:bodyDiv w:val="1"/>
      <w:marLeft w:val="0"/>
      <w:marRight w:val="0"/>
      <w:marTop w:val="0"/>
      <w:marBottom w:val="0"/>
      <w:divBdr>
        <w:top w:val="none" w:sz="0" w:space="0" w:color="auto"/>
        <w:left w:val="none" w:sz="0" w:space="0" w:color="auto"/>
        <w:bottom w:val="none" w:sz="0" w:space="0" w:color="auto"/>
        <w:right w:val="none" w:sz="0" w:space="0" w:color="auto"/>
      </w:divBdr>
    </w:div>
    <w:div w:id="1877112132">
      <w:bodyDiv w:val="1"/>
      <w:marLeft w:val="0"/>
      <w:marRight w:val="0"/>
      <w:marTop w:val="0"/>
      <w:marBottom w:val="0"/>
      <w:divBdr>
        <w:top w:val="none" w:sz="0" w:space="0" w:color="auto"/>
        <w:left w:val="none" w:sz="0" w:space="0" w:color="auto"/>
        <w:bottom w:val="none" w:sz="0" w:space="0" w:color="auto"/>
        <w:right w:val="none" w:sz="0" w:space="0" w:color="auto"/>
      </w:divBdr>
    </w:div>
    <w:div w:id="1988051235">
      <w:bodyDiv w:val="1"/>
      <w:marLeft w:val="0"/>
      <w:marRight w:val="0"/>
      <w:marTop w:val="0"/>
      <w:marBottom w:val="0"/>
      <w:divBdr>
        <w:top w:val="none" w:sz="0" w:space="0" w:color="auto"/>
        <w:left w:val="none" w:sz="0" w:space="0" w:color="auto"/>
        <w:bottom w:val="none" w:sz="0" w:space="0" w:color="auto"/>
        <w:right w:val="none" w:sz="0" w:space="0" w:color="auto"/>
      </w:divBdr>
    </w:div>
    <w:div w:id="2042587151">
      <w:bodyDiv w:val="1"/>
      <w:marLeft w:val="0"/>
      <w:marRight w:val="0"/>
      <w:marTop w:val="0"/>
      <w:marBottom w:val="0"/>
      <w:divBdr>
        <w:top w:val="none" w:sz="0" w:space="0" w:color="auto"/>
        <w:left w:val="none" w:sz="0" w:space="0" w:color="auto"/>
        <w:bottom w:val="none" w:sz="0" w:space="0" w:color="auto"/>
        <w:right w:val="none" w:sz="0" w:space="0" w:color="auto"/>
      </w:divBdr>
    </w:div>
    <w:div w:id="20640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Pages>
  <Words>4630</Words>
  <Characters>25006</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2013-08-27T11:47:00Z</cp:lastPrinted>
  <dcterms:created xsi:type="dcterms:W3CDTF">2024-06-24T08:07:00Z</dcterms:created>
  <dcterms:modified xsi:type="dcterms:W3CDTF">2024-06-25T17:54:00Z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